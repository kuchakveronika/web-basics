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90715" w14:textId="77777777" w:rsidR="001B634B" w:rsidRPr="00813F67" w:rsidRDefault="001B634B" w:rsidP="001B634B">
      <w:pPr>
        <w:spacing w:line="360" w:lineRule="auto"/>
        <w:jc w:val="center"/>
        <w:rPr>
          <w:b/>
          <w:bCs/>
          <w:sz w:val="28"/>
          <w:szCs w:val="28"/>
        </w:rPr>
      </w:pPr>
      <w:r w:rsidRPr="00813F67">
        <w:rPr>
          <w:b/>
          <w:bCs/>
          <w:sz w:val="28"/>
          <w:szCs w:val="28"/>
        </w:rPr>
        <w:t>Державний вищий навчальний заклад</w:t>
      </w:r>
    </w:p>
    <w:p w14:paraId="50B1B075" w14:textId="010283F3" w:rsidR="001B634B" w:rsidRPr="00813F67" w:rsidRDefault="001B634B" w:rsidP="001B634B">
      <w:pPr>
        <w:spacing w:line="360" w:lineRule="auto"/>
        <w:jc w:val="center"/>
        <w:rPr>
          <w:b/>
          <w:bCs/>
          <w:sz w:val="28"/>
          <w:szCs w:val="28"/>
        </w:rPr>
      </w:pPr>
      <w:r w:rsidRPr="00813F67">
        <w:rPr>
          <w:b/>
          <w:bCs/>
          <w:sz w:val="28"/>
          <w:szCs w:val="28"/>
        </w:rPr>
        <w:t>Ужгородський національний університет</w:t>
      </w:r>
    </w:p>
    <w:p w14:paraId="4BCB4DD9" w14:textId="77777777" w:rsidR="001B634B" w:rsidRPr="00813F67" w:rsidRDefault="001B634B" w:rsidP="001B634B">
      <w:pPr>
        <w:spacing w:line="360" w:lineRule="auto"/>
        <w:jc w:val="center"/>
        <w:rPr>
          <w:b/>
          <w:bCs/>
          <w:sz w:val="28"/>
          <w:szCs w:val="28"/>
        </w:rPr>
      </w:pPr>
      <w:r w:rsidRPr="00813F67">
        <w:rPr>
          <w:b/>
          <w:bCs/>
          <w:sz w:val="28"/>
          <w:szCs w:val="28"/>
        </w:rPr>
        <w:t>Факультет інформаційних технологій</w:t>
      </w:r>
    </w:p>
    <w:p w14:paraId="51765366" w14:textId="77777777" w:rsidR="001B634B" w:rsidRPr="00813F67" w:rsidRDefault="001B634B" w:rsidP="001B634B">
      <w:pPr>
        <w:spacing w:line="360" w:lineRule="auto"/>
        <w:rPr>
          <w:b/>
          <w:bCs/>
          <w:sz w:val="28"/>
          <w:szCs w:val="28"/>
        </w:rPr>
      </w:pPr>
    </w:p>
    <w:p w14:paraId="436A5A87" w14:textId="77777777" w:rsidR="001B634B" w:rsidRPr="00813F67" w:rsidRDefault="001B634B" w:rsidP="001B634B">
      <w:pPr>
        <w:spacing w:line="360" w:lineRule="auto"/>
        <w:rPr>
          <w:b/>
          <w:bCs/>
          <w:sz w:val="28"/>
          <w:szCs w:val="28"/>
        </w:rPr>
      </w:pPr>
    </w:p>
    <w:p w14:paraId="621FCB27" w14:textId="77777777" w:rsidR="001B634B" w:rsidRPr="00813F67" w:rsidRDefault="001B634B" w:rsidP="001B634B">
      <w:pPr>
        <w:spacing w:line="360" w:lineRule="auto"/>
        <w:rPr>
          <w:b/>
          <w:bCs/>
          <w:sz w:val="28"/>
          <w:szCs w:val="28"/>
        </w:rPr>
      </w:pPr>
    </w:p>
    <w:p w14:paraId="78C17666" w14:textId="77777777" w:rsidR="001B634B" w:rsidRPr="00813F67" w:rsidRDefault="001B634B" w:rsidP="001B634B">
      <w:pPr>
        <w:spacing w:line="360" w:lineRule="auto"/>
        <w:jc w:val="center"/>
        <w:rPr>
          <w:b/>
          <w:bCs/>
          <w:sz w:val="28"/>
          <w:szCs w:val="28"/>
        </w:rPr>
      </w:pPr>
    </w:p>
    <w:p w14:paraId="30E82217" w14:textId="6229A2BC" w:rsidR="001B634B" w:rsidRPr="0027253B" w:rsidRDefault="001B634B" w:rsidP="001B634B">
      <w:pPr>
        <w:spacing w:line="360" w:lineRule="auto"/>
        <w:ind w:left="1416" w:firstLine="708"/>
        <w:rPr>
          <w:b/>
          <w:bCs/>
          <w:sz w:val="28"/>
          <w:szCs w:val="28"/>
          <w:lang w:val="ru-RU"/>
        </w:rPr>
      </w:pPr>
      <w:r w:rsidRPr="00813F67">
        <w:rPr>
          <w:b/>
          <w:bCs/>
          <w:sz w:val="28"/>
          <w:szCs w:val="28"/>
        </w:rPr>
        <w:t xml:space="preserve">ЛАБОРАТОРНА РОБОТА № </w:t>
      </w:r>
      <w:r w:rsidRPr="0027253B">
        <w:rPr>
          <w:b/>
          <w:bCs/>
          <w:sz w:val="28"/>
          <w:szCs w:val="28"/>
          <w:lang w:val="ru-RU"/>
        </w:rPr>
        <w:t>1</w:t>
      </w:r>
    </w:p>
    <w:p w14:paraId="40D36619" w14:textId="56FBAF86" w:rsidR="001B634B" w:rsidRPr="0027253B" w:rsidRDefault="001B634B" w:rsidP="001B634B">
      <w:pPr>
        <w:spacing w:line="360" w:lineRule="auto"/>
        <w:ind w:firstLine="709"/>
        <w:jc w:val="center"/>
        <w:rPr>
          <w:sz w:val="28"/>
          <w:szCs w:val="28"/>
          <w:lang w:val="ru-RU"/>
        </w:rPr>
      </w:pPr>
      <w:r w:rsidRPr="00813F67">
        <w:rPr>
          <w:b/>
          <w:bCs/>
          <w:sz w:val="28"/>
          <w:szCs w:val="28"/>
        </w:rPr>
        <w:t>Тема:</w:t>
      </w:r>
      <w:r w:rsidRPr="00813F67">
        <w:rPr>
          <w:sz w:val="28"/>
          <w:szCs w:val="28"/>
        </w:rPr>
        <w:t xml:space="preserve"> </w:t>
      </w:r>
      <w:r w:rsidRPr="001B634B">
        <w:rPr>
          <w:sz w:val="28"/>
          <w:szCs w:val="28"/>
        </w:rPr>
        <w:t>Вступ до веб-розробки</w:t>
      </w:r>
    </w:p>
    <w:p w14:paraId="5D6EBB05" w14:textId="77777777" w:rsidR="00C35CB2" w:rsidRPr="001C01E8" w:rsidRDefault="00C35CB2" w:rsidP="001B634B">
      <w:pPr>
        <w:spacing w:line="360" w:lineRule="auto"/>
        <w:ind w:left="5245"/>
        <w:rPr>
          <w:sz w:val="28"/>
          <w:szCs w:val="28"/>
          <w:lang w:val="ru-RU"/>
        </w:rPr>
      </w:pPr>
    </w:p>
    <w:p w14:paraId="198F2FDF" w14:textId="77777777" w:rsidR="00C35CB2" w:rsidRPr="001C01E8" w:rsidRDefault="00C35CB2" w:rsidP="002A61E3">
      <w:pPr>
        <w:spacing w:line="360" w:lineRule="auto"/>
        <w:ind w:left="5245"/>
        <w:rPr>
          <w:ins w:id="0" w:author="Microsoft Word" w:date="2026-10-22T13:28:00Z" w16du:dateUtc="2026-10-22T10:28:00Z"/>
          <w:sz w:val="28"/>
          <w:szCs w:val="28"/>
          <w:lang w:val="ru-RU"/>
        </w:rPr>
      </w:pPr>
    </w:p>
    <w:p w14:paraId="2E02BC99" w14:textId="77777777" w:rsidR="00C35CB2" w:rsidRPr="001C01E8" w:rsidRDefault="00C35CB2" w:rsidP="001B634B">
      <w:pPr>
        <w:spacing w:line="360" w:lineRule="auto"/>
        <w:ind w:left="5245"/>
        <w:rPr>
          <w:ins w:id="1" w:author="Microsoft Word" w:date="2026-10-22T13:28:00Z" w16du:dateUtc="2026-10-22T10:28:00Z"/>
          <w:sz w:val="28"/>
          <w:szCs w:val="28"/>
          <w:lang w:val="ru-RU"/>
        </w:rPr>
      </w:pPr>
    </w:p>
    <w:p w14:paraId="62FC6601" w14:textId="13DB3750" w:rsidR="001B634B" w:rsidRPr="00813F67" w:rsidRDefault="001B634B" w:rsidP="00C35CB2">
      <w:pPr>
        <w:spacing w:line="360" w:lineRule="auto"/>
        <w:ind w:left="5670" w:hanging="425"/>
        <w:rPr>
          <w:sz w:val="28"/>
          <w:szCs w:val="28"/>
        </w:rPr>
      </w:pPr>
      <w:r w:rsidRPr="00813F67">
        <w:rPr>
          <w:sz w:val="28"/>
          <w:szCs w:val="28"/>
        </w:rPr>
        <w:t>Виконала студентка І курсу</w:t>
      </w:r>
    </w:p>
    <w:p w14:paraId="07E20ECE" w14:textId="77777777" w:rsidR="001B634B" w:rsidRPr="00813F67" w:rsidRDefault="001B634B" w:rsidP="00C35CB2">
      <w:pPr>
        <w:spacing w:line="360" w:lineRule="auto"/>
        <w:ind w:left="5670" w:hanging="425"/>
        <w:rPr>
          <w:sz w:val="28"/>
          <w:szCs w:val="28"/>
        </w:rPr>
      </w:pPr>
      <w:r w:rsidRPr="00813F67">
        <w:rPr>
          <w:sz w:val="28"/>
          <w:szCs w:val="28"/>
        </w:rPr>
        <w:t>спеціальності «Інженерія</w:t>
      </w:r>
    </w:p>
    <w:p w14:paraId="065EB188" w14:textId="77777777" w:rsidR="001B634B" w:rsidRPr="00813F67" w:rsidRDefault="001B634B" w:rsidP="00C35CB2">
      <w:pPr>
        <w:spacing w:line="360" w:lineRule="auto"/>
        <w:ind w:left="5670" w:hanging="425"/>
        <w:rPr>
          <w:sz w:val="28"/>
          <w:szCs w:val="28"/>
        </w:rPr>
      </w:pPr>
      <w:r w:rsidRPr="00813F67">
        <w:rPr>
          <w:sz w:val="28"/>
          <w:szCs w:val="28"/>
        </w:rPr>
        <w:t xml:space="preserve">програмного забезпечення» </w:t>
      </w:r>
    </w:p>
    <w:p w14:paraId="79CD66D3" w14:textId="1677876F" w:rsidR="001B634B" w:rsidRDefault="001B634B" w:rsidP="00C35CB2">
      <w:pPr>
        <w:spacing w:line="360" w:lineRule="auto"/>
        <w:ind w:left="5670" w:hanging="425"/>
        <w:rPr>
          <w:sz w:val="28"/>
          <w:szCs w:val="28"/>
        </w:rPr>
      </w:pPr>
      <w:r>
        <w:rPr>
          <w:sz w:val="28"/>
          <w:szCs w:val="28"/>
        </w:rPr>
        <w:t>Кучак Вероніка Юріївна</w:t>
      </w:r>
    </w:p>
    <w:p w14:paraId="6D56CEBA" w14:textId="77777777" w:rsidR="001B634B" w:rsidRDefault="001B634B" w:rsidP="001B634B">
      <w:pPr>
        <w:spacing w:line="360" w:lineRule="auto"/>
        <w:ind w:left="5670" w:hanging="425"/>
        <w:rPr>
          <w:sz w:val="28"/>
          <w:szCs w:val="28"/>
        </w:rPr>
      </w:pPr>
    </w:p>
    <w:p w14:paraId="50DA4CE8" w14:textId="77777777" w:rsidR="001B634B" w:rsidRDefault="001B634B" w:rsidP="001B634B">
      <w:pPr>
        <w:spacing w:line="360" w:lineRule="auto"/>
        <w:ind w:left="5670" w:hanging="425"/>
        <w:rPr>
          <w:sz w:val="28"/>
          <w:szCs w:val="28"/>
        </w:rPr>
      </w:pPr>
    </w:p>
    <w:p w14:paraId="6986C413" w14:textId="77777777" w:rsidR="001B634B" w:rsidRDefault="001B634B" w:rsidP="001B634B">
      <w:pPr>
        <w:spacing w:line="360" w:lineRule="auto"/>
        <w:ind w:left="5670" w:hanging="425"/>
        <w:rPr>
          <w:sz w:val="28"/>
          <w:szCs w:val="28"/>
        </w:rPr>
      </w:pPr>
    </w:p>
    <w:p w14:paraId="5BF1DFFE" w14:textId="77777777" w:rsidR="001B634B" w:rsidRDefault="001B634B" w:rsidP="001B634B">
      <w:pPr>
        <w:spacing w:line="360" w:lineRule="auto"/>
        <w:ind w:left="5670" w:hanging="425"/>
        <w:rPr>
          <w:sz w:val="28"/>
          <w:szCs w:val="28"/>
        </w:rPr>
      </w:pPr>
    </w:p>
    <w:p w14:paraId="318EE3E9" w14:textId="77777777" w:rsidR="001B634B" w:rsidRDefault="001B634B" w:rsidP="001B634B">
      <w:pPr>
        <w:spacing w:line="360" w:lineRule="auto"/>
        <w:ind w:left="5670" w:hanging="425"/>
        <w:rPr>
          <w:sz w:val="28"/>
          <w:szCs w:val="28"/>
        </w:rPr>
      </w:pPr>
    </w:p>
    <w:p w14:paraId="564D563C" w14:textId="77777777" w:rsidR="001B634B" w:rsidRDefault="001B634B" w:rsidP="001B634B">
      <w:pPr>
        <w:spacing w:line="360" w:lineRule="auto"/>
        <w:ind w:left="5670" w:hanging="425"/>
        <w:rPr>
          <w:sz w:val="28"/>
          <w:szCs w:val="28"/>
        </w:rPr>
      </w:pPr>
    </w:p>
    <w:p w14:paraId="379C0436" w14:textId="77777777" w:rsidR="001B634B" w:rsidRDefault="001B634B" w:rsidP="001B634B">
      <w:pPr>
        <w:spacing w:line="360" w:lineRule="auto"/>
        <w:ind w:left="5670" w:hanging="425"/>
        <w:rPr>
          <w:sz w:val="28"/>
          <w:szCs w:val="28"/>
        </w:rPr>
      </w:pPr>
    </w:p>
    <w:p w14:paraId="61F30B2D" w14:textId="77777777" w:rsidR="001B634B" w:rsidRDefault="001B634B" w:rsidP="001B634B">
      <w:pPr>
        <w:spacing w:line="360" w:lineRule="auto"/>
        <w:ind w:left="5670" w:hanging="425"/>
        <w:rPr>
          <w:sz w:val="28"/>
          <w:szCs w:val="28"/>
        </w:rPr>
      </w:pPr>
    </w:p>
    <w:p w14:paraId="65A95EA0" w14:textId="77777777" w:rsidR="001B634B" w:rsidRDefault="001B634B" w:rsidP="001B634B">
      <w:pPr>
        <w:spacing w:line="360" w:lineRule="auto"/>
        <w:ind w:left="5670" w:hanging="425"/>
        <w:rPr>
          <w:sz w:val="28"/>
          <w:szCs w:val="28"/>
        </w:rPr>
      </w:pPr>
    </w:p>
    <w:p w14:paraId="6FAC6EB9" w14:textId="77777777" w:rsidR="001B634B" w:rsidRDefault="001B634B" w:rsidP="001B634B">
      <w:pPr>
        <w:spacing w:line="360" w:lineRule="auto"/>
        <w:ind w:left="5670" w:hanging="425"/>
        <w:rPr>
          <w:sz w:val="28"/>
          <w:szCs w:val="28"/>
        </w:rPr>
      </w:pPr>
    </w:p>
    <w:p w14:paraId="11F620E5" w14:textId="77777777" w:rsidR="001B634B" w:rsidRDefault="001B634B" w:rsidP="001B634B">
      <w:pPr>
        <w:spacing w:line="360" w:lineRule="auto"/>
        <w:ind w:left="5670" w:hanging="425"/>
        <w:rPr>
          <w:sz w:val="28"/>
          <w:szCs w:val="28"/>
        </w:rPr>
      </w:pPr>
    </w:p>
    <w:p w14:paraId="26AC1A8B" w14:textId="77777777" w:rsidR="001B634B" w:rsidRDefault="001B634B" w:rsidP="001B634B">
      <w:pPr>
        <w:spacing w:line="360" w:lineRule="auto"/>
        <w:ind w:left="5670" w:hanging="425"/>
        <w:rPr>
          <w:sz w:val="28"/>
          <w:szCs w:val="28"/>
        </w:rPr>
      </w:pPr>
    </w:p>
    <w:p w14:paraId="466E4C95" w14:textId="77777777" w:rsidR="001B634B" w:rsidRDefault="001B634B" w:rsidP="001B634B">
      <w:pPr>
        <w:spacing w:line="360" w:lineRule="auto"/>
        <w:ind w:left="5670" w:hanging="425"/>
        <w:rPr>
          <w:sz w:val="28"/>
          <w:szCs w:val="28"/>
        </w:rPr>
      </w:pPr>
    </w:p>
    <w:p w14:paraId="0AEA498C" w14:textId="77777777" w:rsidR="001B634B" w:rsidRPr="002A61E3" w:rsidRDefault="001B634B" w:rsidP="00C35CB2">
      <w:pPr>
        <w:spacing w:line="360" w:lineRule="auto"/>
        <w:rPr>
          <w:sz w:val="28"/>
          <w:szCs w:val="28"/>
          <w:lang w:val="ru-RU"/>
        </w:rPr>
      </w:pPr>
    </w:p>
    <w:p w14:paraId="20F773B2" w14:textId="6170DECD" w:rsidR="001B634B" w:rsidRPr="001B634B" w:rsidRDefault="001B634B" w:rsidP="001B634B">
      <w:pPr>
        <w:spacing w:line="360" w:lineRule="auto"/>
        <w:ind w:left="2829" w:firstLine="709"/>
        <w:rPr>
          <w:b/>
          <w:bCs/>
          <w:sz w:val="28"/>
          <w:szCs w:val="28"/>
        </w:rPr>
      </w:pPr>
      <w:r w:rsidRPr="00813F67">
        <w:rPr>
          <w:b/>
          <w:bCs/>
          <w:sz w:val="28"/>
          <w:szCs w:val="28"/>
        </w:rPr>
        <w:t>Ужгород-202</w:t>
      </w:r>
      <w:r>
        <w:rPr>
          <w:b/>
          <w:bCs/>
          <w:sz w:val="28"/>
          <w:szCs w:val="28"/>
        </w:rPr>
        <w:t>6</w:t>
      </w:r>
    </w:p>
    <w:p w14:paraId="501E32AE" w14:textId="77777777" w:rsidR="001B634B" w:rsidRPr="00813F67" w:rsidRDefault="001B634B" w:rsidP="000045F7">
      <w:pPr>
        <w:pStyle w:val="ae"/>
        <w:spacing w:before="0" w:beforeAutospacing="0" w:line="360" w:lineRule="auto"/>
        <w:ind w:firstLine="709"/>
        <w:jc w:val="both"/>
        <w:rPr>
          <w:color w:val="1D2125"/>
          <w:sz w:val="28"/>
          <w:szCs w:val="28"/>
        </w:rPr>
      </w:pPr>
      <w:r w:rsidRPr="00813F67">
        <w:rPr>
          <w:b/>
          <w:bCs/>
          <w:i/>
          <w:iCs/>
          <w:color w:val="1D2125"/>
          <w:sz w:val="28"/>
          <w:szCs w:val="28"/>
        </w:rPr>
        <w:lastRenderedPageBreak/>
        <w:t>Мета:</w:t>
      </w:r>
      <w:r w:rsidRPr="00813F67">
        <w:rPr>
          <w:color w:val="1D2125"/>
          <w:sz w:val="28"/>
          <w:szCs w:val="28"/>
        </w:rPr>
        <w:t xml:space="preserve"> Ознайомлення із командами ping та tracert. Створення базового </w:t>
      </w:r>
      <w:r w:rsidRPr="00813F67">
        <w:rPr>
          <w:color w:val="1D2125"/>
          <w:sz w:val="28"/>
          <w:szCs w:val="28"/>
          <w:lang w:val="en-US"/>
        </w:rPr>
        <w:t>html</w:t>
      </w:r>
      <w:r w:rsidRPr="00813F67">
        <w:rPr>
          <w:color w:val="1D2125"/>
          <w:sz w:val="28"/>
          <w:szCs w:val="28"/>
          <w:lang w:val="ru-RU"/>
        </w:rPr>
        <w:t>-</w:t>
      </w:r>
      <w:r w:rsidRPr="00813F67">
        <w:rPr>
          <w:color w:val="1D2125"/>
          <w:sz w:val="28"/>
          <w:szCs w:val="28"/>
        </w:rPr>
        <w:t>документу та його хостинг.</w:t>
      </w:r>
    </w:p>
    <w:p w14:paraId="318B0DD6" w14:textId="77777777" w:rsidR="001B634B" w:rsidRPr="00813F67" w:rsidRDefault="001B634B" w:rsidP="001B634B">
      <w:pPr>
        <w:pStyle w:val="ae"/>
        <w:spacing w:before="0" w:beforeAutospacing="0" w:line="360" w:lineRule="auto"/>
        <w:jc w:val="both"/>
        <w:rPr>
          <w:color w:val="1D2125"/>
          <w:sz w:val="28"/>
          <w:szCs w:val="28"/>
        </w:rPr>
      </w:pPr>
      <w:r w:rsidRPr="00813F67">
        <w:rPr>
          <w:b/>
          <w:bCs/>
          <w:i/>
          <w:iCs/>
          <w:color w:val="1D2125"/>
          <w:sz w:val="28"/>
          <w:szCs w:val="28"/>
        </w:rPr>
        <w:t>Вивчити питання:</w:t>
      </w:r>
      <w:r w:rsidRPr="00813F67">
        <w:rPr>
          <w:b/>
          <w:bCs/>
          <w:color w:val="1D2125"/>
          <w:sz w:val="28"/>
          <w:szCs w:val="28"/>
        </w:rPr>
        <w:t> </w:t>
      </w:r>
      <w:r w:rsidRPr="00813F67">
        <w:rPr>
          <w:color w:val="1D2125"/>
          <w:sz w:val="28"/>
          <w:szCs w:val="28"/>
        </w:rPr>
        <w:t xml:space="preserve">Структура мереж. ІР-адреси та їх типи. Робота з командами </w:t>
      </w:r>
      <w:r w:rsidRPr="00813F67">
        <w:rPr>
          <w:b/>
          <w:bCs/>
          <w:color w:val="1D2125"/>
          <w:sz w:val="28"/>
          <w:szCs w:val="28"/>
        </w:rPr>
        <w:t>ping</w:t>
      </w:r>
      <w:r w:rsidRPr="00813F67">
        <w:rPr>
          <w:color w:val="1D2125"/>
          <w:sz w:val="28"/>
          <w:szCs w:val="28"/>
        </w:rPr>
        <w:t xml:space="preserve"> та </w:t>
      </w:r>
      <w:r w:rsidRPr="00813F67">
        <w:rPr>
          <w:b/>
          <w:bCs/>
          <w:color w:val="1D2125"/>
          <w:sz w:val="28"/>
          <w:szCs w:val="28"/>
        </w:rPr>
        <w:t>tracert</w:t>
      </w:r>
      <w:r w:rsidRPr="00813F67">
        <w:rPr>
          <w:color w:val="1D2125"/>
          <w:sz w:val="28"/>
          <w:szCs w:val="28"/>
        </w:rPr>
        <w:t xml:space="preserve">. Хостинг. Структура </w:t>
      </w:r>
      <w:r w:rsidRPr="00813F67">
        <w:rPr>
          <w:color w:val="1D2125"/>
          <w:sz w:val="28"/>
          <w:szCs w:val="28"/>
          <w:lang w:val="en-US"/>
        </w:rPr>
        <w:t>HTML-</w:t>
      </w:r>
      <w:r w:rsidRPr="00813F67">
        <w:rPr>
          <w:color w:val="1D2125"/>
          <w:sz w:val="28"/>
          <w:szCs w:val="28"/>
        </w:rPr>
        <w:t>документу.</w:t>
      </w:r>
    </w:p>
    <w:p w14:paraId="4501D8EC" w14:textId="29E9C997" w:rsidR="009026A1" w:rsidRPr="00813F67" w:rsidRDefault="009026A1" w:rsidP="009026A1">
      <w:pPr>
        <w:pStyle w:val="ae"/>
        <w:spacing w:before="0" w:beforeAutospacing="0" w:line="360" w:lineRule="auto"/>
        <w:jc w:val="both"/>
        <w:rPr>
          <w:color w:val="1D2125"/>
          <w:sz w:val="28"/>
          <w:szCs w:val="28"/>
        </w:rPr>
      </w:pPr>
      <w:r w:rsidRPr="00813F67">
        <w:rPr>
          <w:b/>
          <w:bCs/>
          <w:i/>
          <w:iCs/>
          <w:color w:val="1D2125"/>
          <w:sz w:val="28"/>
          <w:szCs w:val="28"/>
        </w:rPr>
        <w:t>Завдання до роботи:</w:t>
      </w:r>
    </w:p>
    <w:p w14:paraId="72EBA229" w14:textId="77777777" w:rsidR="009026A1" w:rsidRPr="00813F67" w:rsidRDefault="009026A1" w:rsidP="009026A1">
      <w:pPr>
        <w:pStyle w:val="ae"/>
        <w:numPr>
          <w:ilvl w:val="0"/>
          <w:numId w:val="1"/>
        </w:numPr>
        <w:spacing w:line="360" w:lineRule="auto"/>
        <w:jc w:val="both"/>
        <w:rPr>
          <w:color w:val="1D2125"/>
          <w:sz w:val="28"/>
          <w:szCs w:val="28"/>
        </w:rPr>
      </w:pPr>
      <w:r w:rsidRPr="00813F67">
        <w:rPr>
          <w:color w:val="1D2125"/>
          <w:sz w:val="28"/>
          <w:szCs w:val="28"/>
        </w:rPr>
        <w:t>Дізнайтесь IP адресу свого ПК. Перегляньте параметри - можливі DNS налаштування. Яка у вас IPv4 IPv6?</w:t>
      </w:r>
    </w:p>
    <w:p w14:paraId="54B8E339" w14:textId="77777777" w:rsidR="009026A1" w:rsidRPr="00813F67" w:rsidRDefault="009026A1" w:rsidP="009026A1">
      <w:pPr>
        <w:pStyle w:val="ae"/>
        <w:spacing w:before="0" w:beforeAutospacing="0" w:line="360" w:lineRule="auto"/>
        <w:ind w:left="720"/>
        <w:jc w:val="both"/>
        <w:rPr>
          <w:color w:val="1D2125"/>
          <w:sz w:val="28"/>
          <w:szCs w:val="28"/>
        </w:rPr>
      </w:pPr>
      <w:r w:rsidRPr="00813F67">
        <w:rPr>
          <w:color w:val="1D2125"/>
          <w:sz w:val="28"/>
          <w:szCs w:val="28"/>
        </w:rPr>
        <w:t>Внутрішню (локальну IP) за допомогою Windows       Зовнішню (напр.  myip.com).</w:t>
      </w:r>
      <w:r w:rsidRPr="00813F67">
        <w:rPr>
          <w:color w:val="1D2125"/>
          <w:sz w:val="28"/>
          <w:szCs w:val="28"/>
        </w:rPr>
        <w:br/>
        <w:t>Прикріпити скріншот вашого з'єднання з сервісу  </w:t>
      </w:r>
      <w:r w:rsidRPr="00813F67">
        <w:rPr>
          <w:b/>
          <w:bCs/>
          <w:color w:val="1D2125"/>
          <w:sz w:val="28"/>
          <w:szCs w:val="28"/>
        </w:rPr>
        <w:t xml:space="preserve">myip.com </w:t>
      </w:r>
      <w:r w:rsidRPr="00813F67">
        <w:rPr>
          <w:color w:val="1D2125"/>
          <w:sz w:val="28"/>
          <w:szCs w:val="28"/>
        </w:rPr>
        <w:t>де буде видно ваш зовнішній IP та ін.</w:t>
      </w:r>
    </w:p>
    <w:p w14:paraId="53F1E3F0" w14:textId="77777777" w:rsidR="009026A1" w:rsidRPr="00813F67" w:rsidRDefault="009026A1" w:rsidP="009026A1">
      <w:pPr>
        <w:pStyle w:val="ae"/>
        <w:numPr>
          <w:ilvl w:val="0"/>
          <w:numId w:val="1"/>
        </w:numPr>
        <w:spacing w:before="0" w:beforeAutospacing="0" w:line="360" w:lineRule="auto"/>
        <w:jc w:val="both"/>
        <w:rPr>
          <w:color w:val="1D2125"/>
          <w:sz w:val="28"/>
          <w:szCs w:val="28"/>
        </w:rPr>
      </w:pPr>
      <w:r w:rsidRPr="00813F67">
        <w:rPr>
          <w:color w:val="1D2125"/>
          <w:sz w:val="28"/>
          <w:szCs w:val="28"/>
        </w:rPr>
        <w:t xml:space="preserve">Робота з командами </w:t>
      </w:r>
      <w:proofErr w:type="spellStart"/>
      <w:r w:rsidRPr="00813F67">
        <w:rPr>
          <w:b/>
          <w:bCs/>
          <w:color w:val="1D2125"/>
          <w:sz w:val="28"/>
          <w:szCs w:val="28"/>
        </w:rPr>
        <w:t>ping</w:t>
      </w:r>
      <w:proofErr w:type="spellEnd"/>
      <w:r w:rsidRPr="00813F67">
        <w:rPr>
          <w:color w:val="1D2125"/>
          <w:sz w:val="28"/>
          <w:szCs w:val="28"/>
        </w:rPr>
        <w:t xml:space="preserve"> та </w:t>
      </w:r>
      <w:proofErr w:type="spellStart"/>
      <w:r w:rsidRPr="00813F67">
        <w:rPr>
          <w:b/>
          <w:bCs/>
          <w:color w:val="1D2125"/>
          <w:sz w:val="28"/>
          <w:szCs w:val="28"/>
        </w:rPr>
        <w:t>tracert</w:t>
      </w:r>
      <w:proofErr w:type="spellEnd"/>
      <w:r w:rsidRPr="00813F67">
        <w:rPr>
          <w:color w:val="1D2125"/>
          <w:sz w:val="28"/>
          <w:szCs w:val="28"/>
        </w:rPr>
        <w:t xml:space="preserve"> (</w:t>
      </w:r>
      <w:proofErr w:type="spellStart"/>
      <w:r w:rsidRPr="00813F67">
        <w:rPr>
          <w:color w:val="1D2125"/>
          <w:sz w:val="28"/>
          <w:szCs w:val="28"/>
        </w:rPr>
        <w:t>win</w:t>
      </w:r>
      <w:proofErr w:type="spellEnd"/>
      <w:r w:rsidRPr="00813F67">
        <w:rPr>
          <w:color w:val="1D2125"/>
          <w:sz w:val="28"/>
          <w:szCs w:val="28"/>
        </w:rPr>
        <w:t xml:space="preserve">) / </w:t>
      </w:r>
      <w:proofErr w:type="spellStart"/>
      <w:r w:rsidRPr="00813F67">
        <w:rPr>
          <w:b/>
          <w:bCs/>
          <w:color w:val="1D2125"/>
          <w:sz w:val="28"/>
          <w:szCs w:val="28"/>
        </w:rPr>
        <w:t>traceroute</w:t>
      </w:r>
      <w:proofErr w:type="spellEnd"/>
      <w:r w:rsidRPr="00813F67">
        <w:rPr>
          <w:color w:val="1D2125"/>
          <w:sz w:val="28"/>
          <w:szCs w:val="28"/>
        </w:rPr>
        <w:t xml:space="preserve"> (</w:t>
      </w:r>
      <w:proofErr w:type="spellStart"/>
      <w:r w:rsidRPr="00813F67">
        <w:rPr>
          <w:color w:val="1D2125"/>
          <w:sz w:val="28"/>
          <w:szCs w:val="28"/>
        </w:rPr>
        <w:t>linux,mac</w:t>
      </w:r>
      <w:proofErr w:type="spellEnd"/>
      <w:r w:rsidRPr="00813F67">
        <w:rPr>
          <w:color w:val="1D2125"/>
          <w:sz w:val="28"/>
          <w:szCs w:val="28"/>
        </w:rPr>
        <w:t>):</w:t>
      </w:r>
    </w:p>
    <w:p w14:paraId="01C24D0D" w14:textId="77777777" w:rsidR="009026A1" w:rsidRPr="00813F67" w:rsidRDefault="009026A1" w:rsidP="009026A1">
      <w:pPr>
        <w:pStyle w:val="ae"/>
        <w:numPr>
          <w:ilvl w:val="0"/>
          <w:numId w:val="10"/>
        </w:numPr>
        <w:spacing w:before="0" w:beforeAutospacing="0" w:line="360" w:lineRule="auto"/>
        <w:jc w:val="both"/>
        <w:rPr>
          <w:color w:val="1D2125"/>
          <w:sz w:val="28"/>
          <w:szCs w:val="28"/>
        </w:rPr>
      </w:pPr>
      <w:r w:rsidRPr="00813F67">
        <w:rPr>
          <w:color w:val="1D2125"/>
          <w:sz w:val="28"/>
          <w:szCs w:val="28"/>
        </w:rPr>
        <w:t xml:space="preserve">додати скріншот  команди </w:t>
      </w:r>
      <w:proofErr w:type="spellStart"/>
      <w:r w:rsidRPr="00813F67">
        <w:rPr>
          <w:b/>
          <w:bCs/>
          <w:color w:val="1D2125"/>
          <w:sz w:val="28"/>
          <w:szCs w:val="28"/>
        </w:rPr>
        <w:t>ping</w:t>
      </w:r>
      <w:proofErr w:type="spellEnd"/>
      <w:r w:rsidRPr="00813F67">
        <w:rPr>
          <w:b/>
          <w:bCs/>
          <w:color w:val="1D2125"/>
          <w:sz w:val="28"/>
          <w:szCs w:val="28"/>
        </w:rPr>
        <w:t xml:space="preserve"> </w:t>
      </w:r>
      <w:r w:rsidRPr="00813F67">
        <w:rPr>
          <w:color w:val="1D2125"/>
          <w:sz w:val="28"/>
          <w:szCs w:val="28"/>
        </w:rPr>
        <w:t xml:space="preserve">до </w:t>
      </w:r>
      <w:proofErr w:type="spellStart"/>
      <w:r w:rsidRPr="00813F67">
        <w:rPr>
          <w:color w:val="1D2125"/>
          <w:sz w:val="28"/>
          <w:szCs w:val="28"/>
        </w:rPr>
        <w:t>сайта</w:t>
      </w:r>
      <w:proofErr w:type="spellEnd"/>
      <w:r w:rsidRPr="00813F67">
        <w:rPr>
          <w:color w:val="1D2125"/>
          <w:sz w:val="28"/>
          <w:szCs w:val="28"/>
        </w:rPr>
        <w:t xml:space="preserve"> moodle.uzhnu.edu.ua</w:t>
      </w:r>
    </w:p>
    <w:p w14:paraId="16129D8E" w14:textId="77777777" w:rsidR="009026A1" w:rsidRPr="00813F67" w:rsidRDefault="009026A1" w:rsidP="009026A1">
      <w:pPr>
        <w:pStyle w:val="ae"/>
        <w:numPr>
          <w:ilvl w:val="0"/>
          <w:numId w:val="10"/>
        </w:numPr>
        <w:spacing w:before="0" w:beforeAutospacing="0" w:line="360" w:lineRule="auto"/>
        <w:jc w:val="both"/>
        <w:rPr>
          <w:color w:val="1D2125"/>
          <w:sz w:val="28"/>
          <w:szCs w:val="28"/>
        </w:rPr>
      </w:pPr>
      <w:r w:rsidRPr="00813F67">
        <w:rPr>
          <w:color w:val="1D2125"/>
          <w:sz w:val="28"/>
          <w:szCs w:val="28"/>
        </w:rPr>
        <w:t>додати скріншот  команди </w:t>
      </w:r>
      <w:proofErr w:type="spellStart"/>
      <w:r w:rsidRPr="00813F67">
        <w:rPr>
          <w:b/>
          <w:bCs/>
          <w:color w:val="1D2125"/>
          <w:sz w:val="28"/>
          <w:szCs w:val="28"/>
        </w:rPr>
        <w:t>tracert</w:t>
      </w:r>
      <w:proofErr w:type="spellEnd"/>
      <w:r w:rsidRPr="00813F67">
        <w:rPr>
          <w:b/>
          <w:bCs/>
          <w:color w:val="1D2125"/>
          <w:sz w:val="28"/>
          <w:szCs w:val="28"/>
        </w:rPr>
        <w:t>/</w:t>
      </w:r>
      <w:proofErr w:type="spellStart"/>
      <w:r w:rsidRPr="00813F67">
        <w:rPr>
          <w:b/>
          <w:bCs/>
          <w:color w:val="1D2125"/>
          <w:sz w:val="28"/>
          <w:szCs w:val="28"/>
        </w:rPr>
        <w:t>traceroute</w:t>
      </w:r>
      <w:proofErr w:type="spellEnd"/>
      <w:r w:rsidRPr="00813F67">
        <w:rPr>
          <w:b/>
          <w:bCs/>
          <w:color w:val="1D2125"/>
          <w:sz w:val="28"/>
          <w:szCs w:val="28"/>
        </w:rPr>
        <w:t xml:space="preserve"> </w:t>
      </w:r>
      <w:r w:rsidRPr="00813F67">
        <w:rPr>
          <w:color w:val="1D2125"/>
          <w:sz w:val="28"/>
          <w:szCs w:val="28"/>
        </w:rPr>
        <w:t xml:space="preserve">до </w:t>
      </w:r>
      <w:proofErr w:type="spellStart"/>
      <w:r w:rsidRPr="00813F67">
        <w:rPr>
          <w:color w:val="1D2125"/>
          <w:sz w:val="28"/>
          <w:szCs w:val="28"/>
        </w:rPr>
        <w:t>сайта</w:t>
      </w:r>
      <w:proofErr w:type="spellEnd"/>
      <w:r w:rsidRPr="00813F67">
        <w:rPr>
          <w:color w:val="1D2125"/>
          <w:sz w:val="28"/>
          <w:szCs w:val="28"/>
        </w:rPr>
        <w:t xml:space="preserve"> moodle.uzhnu.edu.ua</w:t>
      </w:r>
    </w:p>
    <w:p w14:paraId="6332FC0B" w14:textId="77777777" w:rsidR="009026A1" w:rsidRPr="00813F67" w:rsidRDefault="009026A1" w:rsidP="009026A1">
      <w:pPr>
        <w:pStyle w:val="ae"/>
        <w:numPr>
          <w:ilvl w:val="0"/>
          <w:numId w:val="1"/>
        </w:numPr>
        <w:spacing w:before="0" w:beforeAutospacing="0" w:line="360" w:lineRule="auto"/>
        <w:jc w:val="both"/>
        <w:rPr>
          <w:color w:val="1D2125"/>
          <w:sz w:val="28"/>
          <w:szCs w:val="28"/>
        </w:rPr>
      </w:pPr>
      <w:r w:rsidRPr="00813F67">
        <w:rPr>
          <w:color w:val="1D2125"/>
          <w:sz w:val="28"/>
          <w:szCs w:val="28"/>
        </w:rPr>
        <w:t>Знайомство з хостингом</w:t>
      </w:r>
    </w:p>
    <w:p w14:paraId="35FC3053" w14:textId="77777777" w:rsidR="009026A1" w:rsidRPr="00813F67" w:rsidRDefault="009026A1" w:rsidP="009026A1">
      <w:pPr>
        <w:pStyle w:val="ae"/>
        <w:spacing w:before="0" w:beforeAutospacing="0" w:after="0" w:afterAutospacing="0" w:line="360" w:lineRule="auto"/>
        <w:ind w:left="1134"/>
        <w:jc w:val="both"/>
        <w:rPr>
          <w:sz w:val="28"/>
          <w:szCs w:val="28"/>
        </w:rPr>
      </w:pPr>
      <w:r w:rsidRPr="00813F67">
        <w:rPr>
          <w:color w:val="000000"/>
          <w:sz w:val="28"/>
          <w:szCs w:val="28"/>
        </w:rPr>
        <w:t xml:space="preserve">на прикладі безкоштовного </w:t>
      </w:r>
      <w:hyperlink r:id="rId6" w:history="1">
        <w:r w:rsidRPr="00813F67">
          <w:rPr>
            <w:rStyle w:val="af"/>
            <w:rFonts w:eastAsiaTheme="majorEastAsia"/>
            <w:color w:val="1155CC"/>
            <w:sz w:val="28"/>
            <w:szCs w:val="28"/>
          </w:rPr>
          <w:t>www.zzz.com.ua</w:t>
        </w:r>
      </w:hyperlink>
      <w:r w:rsidRPr="00813F67">
        <w:rPr>
          <w:sz w:val="28"/>
          <w:szCs w:val="28"/>
        </w:rPr>
        <w:t xml:space="preserve">. </w:t>
      </w:r>
      <w:r w:rsidRPr="00813F67">
        <w:rPr>
          <w:color w:val="000000"/>
          <w:sz w:val="28"/>
          <w:szCs w:val="28"/>
        </w:rPr>
        <w:t xml:space="preserve">Створіть акаунт (для пошти можна використати temp-mail.org - щоб мати “одноразову” пошту і уникнути спаму). Безкоштовний повноцінний </w:t>
      </w:r>
      <w:proofErr w:type="spellStart"/>
      <w:r w:rsidRPr="00813F67">
        <w:rPr>
          <w:color w:val="000000"/>
          <w:sz w:val="28"/>
          <w:szCs w:val="28"/>
        </w:rPr>
        <w:t>хостінг</w:t>
      </w:r>
      <w:proofErr w:type="spellEnd"/>
      <w:r w:rsidRPr="00813F67">
        <w:rPr>
          <w:color w:val="000000"/>
          <w:sz w:val="28"/>
          <w:szCs w:val="28"/>
        </w:rPr>
        <w:t xml:space="preserve"> надається на 1 тиждень.</w:t>
      </w:r>
      <w:r w:rsidRPr="00813F67">
        <w:rPr>
          <w:sz w:val="28"/>
          <w:szCs w:val="28"/>
        </w:rPr>
        <w:t xml:space="preserve"> </w:t>
      </w:r>
      <w:r w:rsidRPr="00813F67">
        <w:rPr>
          <w:color w:val="000000"/>
          <w:sz w:val="28"/>
          <w:szCs w:val="28"/>
        </w:rPr>
        <w:t xml:space="preserve">Пройдіться по інтерфейсу хостинг-панелі - </w:t>
      </w:r>
      <w:proofErr w:type="spellStart"/>
      <w:r w:rsidRPr="00813F67">
        <w:rPr>
          <w:color w:val="000000"/>
          <w:sz w:val="28"/>
          <w:szCs w:val="28"/>
        </w:rPr>
        <w:t>дослідіть</w:t>
      </w:r>
      <w:proofErr w:type="spellEnd"/>
      <w:r w:rsidRPr="00813F67">
        <w:rPr>
          <w:color w:val="000000"/>
          <w:sz w:val="28"/>
          <w:szCs w:val="28"/>
        </w:rPr>
        <w:t xml:space="preserve"> усі його основні меню і можливості</w:t>
      </w:r>
    </w:p>
    <w:p w14:paraId="26D6C36F" w14:textId="77777777" w:rsidR="009026A1" w:rsidRPr="00813F67" w:rsidRDefault="009026A1" w:rsidP="009026A1">
      <w:pPr>
        <w:pStyle w:val="ae"/>
        <w:numPr>
          <w:ilvl w:val="0"/>
          <w:numId w:val="1"/>
        </w:numPr>
        <w:spacing w:before="0" w:beforeAutospacing="0" w:line="360" w:lineRule="auto"/>
        <w:jc w:val="both"/>
        <w:rPr>
          <w:color w:val="1D2125"/>
          <w:sz w:val="28"/>
          <w:szCs w:val="28"/>
        </w:rPr>
      </w:pPr>
      <w:r w:rsidRPr="00813F67">
        <w:rPr>
          <w:color w:val="1D2125"/>
          <w:sz w:val="28"/>
          <w:szCs w:val="28"/>
        </w:rPr>
        <w:t>Створення першого HTML документу</w:t>
      </w:r>
    </w:p>
    <w:p w14:paraId="181446A7" w14:textId="77777777" w:rsidR="009026A1" w:rsidRPr="00813F67" w:rsidRDefault="009026A1" w:rsidP="009026A1">
      <w:pPr>
        <w:pStyle w:val="ae"/>
        <w:spacing w:before="0" w:beforeAutospacing="0" w:line="360" w:lineRule="auto"/>
        <w:ind w:left="720"/>
        <w:jc w:val="both"/>
        <w:rPr>
          <w:color w:val="1D2125"/>
          <w:sz w:val="28"/>
          <w:szCs w:val="28"/>
        </w:rPr>
      </w:pPr>
      <w:r w:rsidRPr="00813F67">
        <w:rPr>
          <w:color w:val="1D2125"/>
          <w:sz w:val="28"/>
          <w:szCs w:val="28"/>
        </w:rPr>
        <w:t>Додати Скріншот HTML-документу що ви відкриєте локально у вашому браузері. (Увага - h1 тег повинен містити ваше ПІБ і відповідно ваше ПІБ буде на скріншоті)</w:t>
      </w:r>
    </w:p>
    <w:p w14:paraId="5CE73987" w14:textId="77777777" w:rsidR="009026A1" w:rsidRPr="00813F67" w:rsidRDefault="009026A1" w:rsidP="009026A1">
      <w:pPr>
        <w:pStyle w:val="ae"/>
        <w:numPr>
          <w:ilvl w:val="0"/>
          <w:numId w:val="1"/>
        </w:numPr>
        <w:spacing w:before="0" w:beforeAutospacing="0" w:line="360" w:lineRule="auto"/>
        <w:jc w:val="both"/>
        <w:rPr>
          <w:color w:val="1D2125"/>
          <w:sz w:val="28"/>
          <w:szCs w:val="28"/>
        </w:rPr>
      </w:pPr>
      <w:r w:rsidRPr="00813F67">
        <w:rPr>
          <w:color w:val="1D2125"/>
          <w:sz w:val="28"/>
          <w:szCs w:val="28"/>
        </w:rPr>
        <w:lastRenderedPageBreak/>
        <w:t>Робота з хостингом</w:t>
      </w:r>
    </w:p>
    <w:p w14:paraId="2D96C71C" w14:textId="77777777" w:rsidR="009026A1" w:rsidRPr="00813F67" w:rsidRDefault="009026A1" w:rsidP="009026A1">
      <w:pPr>
        <w:pStyle w:val="ae"/>
        <w:numPr>
          <w:ilvl w:val="0"/>
          <w:numId w:val="1"/>
        </w:numPr>
        <w:spacing w:before="0" w:beforeAutospacing="0" w:line="360" w:lineRule="auto"/>
        <w:jc w:val="both"/>
        <w:rPr>
          <w:color w:val="1D2125"/>
          <w:sz w:val="28"/>
          <w:szCs w:val="28"/>
        </w:rPr>
      </w:pPr>
      <w:r w:rsidRPr="00813F67">
        <w:rPr>
          <w:color w:val="1D2125"/>
          <w:sz w:val="28"/>
          <w:szCs w:val="28"/>
        </w:rPr>
        <w:t xml:space="preserve">Робота з </w:t>
      </w:r>
      <w:r w:rsidRPr="00813F67">
        <w:rPr>
          <w:color w:val="1D2125"/>
          <w:sz w:val="28"/>
          <w:szCs w:val="28"/>
          <w:lang w:val="en-US"/>
        </w:rPr>
        <w:t xml:space="preserve">Chrome </w:t>
      </w:r>
      <w:proofErr w:type="spellStart"/>
      <w:r w:rsidRPr="00813F67">
        <w:rPr>
          <w:color w:val="1D2125"/>
          <w:sz w:val="28"/>
          <w:szCs w:val="28"/>
          <w:lang w:val="en-US"/>
        </w:rPr>
        <w:t>DevTools</w:t>
      </w:r>
      <w:proofErr w:type="spellEnd"/>
    </w:p>
    <w:p w14:paraId="0C615990" w14:textId="77777777" w:rsidR="009026A1" w:rsidRPr="00813F67" w:rsidRDefault="009026A1" w:rsidP="009026A1">
      <w:pPr>
        <w:pStyle w:val="ae"/>
        <w:numPr>
          <w:ilvl w:val="0"/>
          <w:numId w:val="1"/>
        </w:numPr>
        <w:spacing w:before="0" w:beforeAutospacing="0" w:line="360" w:lineRule="auto"/>
        <w:jc w:val="both"/>
        <w:rPr>
          <w:color w:val="1D2125"/>
          <w:sz w:val="28"/>
          <w:szCs w:val="28"/>
        </w:rPr>
      </w:pPr>
      <w:r w:rsidRPr="00813F67">
        <w:rPr>
          <w:color w:val="1D2125"/>
          <w:sz w:val="28"/>
          <w:szCs w:val="28"/>
        </w:rPr>
        <w:t>Демонстрація ідеї власного веб-сайту</w:t>
      </w:r>
    </w:p>
    <w:p w14:paraId="0DB59B5E" w14:textId="77777777" w:rsidR="009026A1" w:rsidRPr="00372C14" w:rsidRDefault="009026A1" w:rsidP="009026A1">
      <w:pPr>
        <w:pStyle w:val="ae"/>
        <w:spacing w:before="0" w:beforeAutospacing="0" w:line="360" w:lineRule="auto"/>
        <w:ind w:left="720"/>
        <w:jc w:val="both"/>
        <w:rPr>
          <w:color w:val="1D2125"/>
          <w:sz w:val="28"/>
          <w:szCs w:val="28"/>
        </w:rPr>
      </w:pPr>
      <w:r w:rsidRPr="00813F67">
        <w:rPr>
          <w:color w:val="1D2125"/>
          <w:sz w:val="28"/>
          <w:szCs w:val="28"/>
        </w:rPr>
        <w:t xml:space="preserve">Прикріпити скріншот або документ або фото яке відтворює зміст ідеї початкової сторінки Вашого </w:t>
      </w:r>
      <w:proofErr w:type="spellStart"/>
      <w:r w:rsidRPr="00813F67">
        <w:rPr>
          <w:color w:val="1D2125"/>
          <w:sz w:val="28"/>
          <w:szCs w:val="28"/>
        </w:rPr>
        <w:t>web</w:t>
      </w:r>
      <w:proofErr w:type="spellEnd"/>
      <w:r w:rsidRPr="00813F67">
        <w:rPr>
          <w:color w:val="1D2125"/>
          <w:sz w:val="28"/>
          <w:szCs w:val="28"/>
        </w:rPr>
        <w:t>-сайту</w:t>
      </w:r>
    </w:p>
    <w:p w14:paraId="3E9E8F4D" w14:textId="0B162584" w:rsidR="001B634B" w:rsidRPr="000045F7" w:rsidRDefault="001B634B" w:rsidP="000045F7">
      <w:pPr>
        <w:pStyle w:val="ae"/>
        <w:spacing w:before="0" w:beforeAutospacing="0" w:line="360" w:lineRule="auto"/>
        <w:ind w:firstLine="709"/>
        <w:jc w:val="both"/>
        <w:rPr>
          <w:color w:val="1D2125"/>
          <w:sz w:val="28"/>
          <w:szCs w:val="28"/>
        </w:rPr>
      </w:pPr>
    </w:p>
    <w:p w14:paraId="4F114DA4" w14:textId="03B82FC0" w:rsidR="00C32C44" w:rsidRPr="00C32C44" w:rsidRDefault="00C32C44" w:rsidP="000045F7">
      <w:pPr>
        <w:pStyle w:val="ae"/>
        <w:spacing w:before="0" w:beforeAutospacing="0" w:line="360" w:lineRule="auto"/>
        <w:ind w:left="2829" w:firstLine="709"/>
        <w:rPr>
          <w:b/>
          <w:bCs/>
          <w:i/>
          <w:iCs/>
          <w:color w:val="1D2125"/>
          <w:sz w:val="28"/>
          <w:szCs w:val="28"/>
        </w:rPr>
      </w:pPr>
      <w:r>
        <w:rPr>
          <w:b/>
          <w:bCs/>
          <w:i/>
          <w:iCs/>
          <w:color w:val="1D2125"/>
          <w:sz w:val="28"/>
          <w:szCs w:val="28"/>
        </w:rPr>
        <w:t>Хід роботи</w:t>
      </w:r>
    </w:p>
    <w:p w14:paraId="218947F0" w14:textId="47AA0415" w:rsidR="001B634B" w:rsidRPr="001B634B" w:rsidRDefault="001B634B" w:rsidP="000045F7">
      <w:pPr>
        <w:pStyle w:val="ae"/>
        <w:numPr>
          <w:ilvl w:val="0"/>
          <w:numId w:val="2"/>
        </w:numPr>
        <w:spacing w:line="360" w:lineRule="auto"/>
        <w:ind w:firstLine="709"/>
        <w:jc w:val="both"/>
        <w:rPr>
          <w:color w:val="1D2125"/>
          <w:sz w:val="28"/>
          <w:szCs w:val="28"/>
        </w:rPr>
      </w:pPr>
      <w:r>
        <w:rPr>
          <w:color w:val="1D2125"/>
          <w:sz w:val="28"/>
          <w:szCs w:val="28"/>
          <w:lang w:val="en-US"/>
        </w:rPr>
        <w:t>IP</w:t>
      </w:r>
      <w:r>
        <w:rPr>
          <w:color w:val="1D2125"/>
          <w:sz w:val="28"/>
          <w:szCs w:val="28"/>
        </w:rPr>
        <w:t xml:space="preserve"> адреса вказана в рядку </w:t>
      </w:r>
      <w:r w:rsidR="0066474B" w:rsidRPr="00813F67">
        <w:rPr>
          <w:color w:val="1D2125"/>
          <w:sz w:val="28"/>
          <w:szCs w:val="28"/>
        </w:rPr>
        <w:t>IPv4</w:t>
      </w:r>
      <w:r w:rsidRPr="001B634B">
        <w:rPr>
          <w:color w:val="1D2125"/>
          <w:sz w:val="28"/>
          <w:szCs w:val="28"/>
          <w:lang w:val="ru-RU"/>
        </w:rPr>
        <w:t>-</w:t>
      </w:r>
      <w:r>
        <w:rPr>
          <w:color w:val="1D2125"/>
          <w:sz w:val="28"/>
          <w:szCs w:val="28"/>
        </w:rPr>
        <w:t>адреса. Скріншот наведено знизу:</w:t>
      </w:r>
    </w:p>
    <w:p w14:paraId="02F3402C" w14:textId="27D33AF0" w:rsidR="001B634B" w:rsidRDefault="001B634B" w:rsidP="000045F7">
      <w:pPr>
        <w:pStyle w:val="ae"/>
        <w:spacing w:before="0" w:beforeAutospacing="0" w:line="360" w:lineRule="auto"/>
        <w:ind w:left="720" w:firstLine="709"/>
        <w:jc w:val="both"/>
        <w:rPr>
          <w:color w:val="1D2125"/>
          <w:sz w:val="28"/>
          <w:szCs w:val="28"/>
        </w:rPr>
      </w:pPr>
      <w:r w:rsidRPr="001B634B">
        <w:rPr>
          <w:noProof/>
          <w:color w:val="1D2125"/>
          <w:sz w:val="28"/>
          <w:szCs w:val="28"/>
        </w:rPr>
        <w:drawing>
          <wp:inline distT="0" distB="0" distL="0" distR="0" wp14:anchorId="6D88CD4B" wp14:editId="1D089B24">
            <wp:extent cx="4206605" cy="487722"/>
            <wp:effectExtent l="0" t="0" r="3810" b="7620"/>
            <wp:docPr id="1929126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126386" name=""/>
                    <pic:cNvPicPr/>
                  </pic:nvPicPr>
                  <pic:blipFill>
                    <a:blip r:embed="rId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487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4EF3B" w14:textId="42BA78EF" w:rsidR="001B634B" w:rsidRDefault="001B634B" w:rsidP="000045F7">
      <w:pPr>
        <w:pStyle w:val="ae"/>
        <w:spacing w:before="0" w:beforeAutospacing="0" w:line="360" w:lineRule="auto"/>
        <w:ind w:left="720" w:firstLine="709"/>
        <w:jc w:val="both"/>
        <w:rPr>
          <w:color w:val="1D2125"/>
          <w:sz w:val="28"/>
          <w:szCs w:val="28"/>
        </w:rPr>
      </w:pPr>
      <w:r>
        <w:rPr>
          <w:color w:val="1D2125"/>
          <w:sz w:val="28"/>
          <w:szCs w:val="28"/>
        </w:rPr>
        <w:t xml:space="preserve">Також параметри </w:t>
      </w:r>
      <w:r>
        <w:rPr>
          <w:color w:val="1D2125"/>
          <w:sz w:val="28"/>
          <w:szCs w:val="28"/>
          <w:lang w:val="en-US"/>
        </w:rPr>
        <w:t>DNS</w:t>
      </w:r>
      <w:r w:rsidRPr="0066474B">
        <w:rPr>
          <w:color w:val="1D2125"/>
          <w:sz w:val="28"/>
          <w:szCs w:val="28"/>
        </w:rPr>
        <w:t>.</w:t>
      </w:r>
      <w:r>
        <w:rPr>
          <w:color w:val="1D2125"/>
          <w:sz w:val="28"/>
          <w:szCs w:val="28"/>
        </w:rPr>
        <w:t xml:space="preserve"> Вони не відрізняються від</w:t>
      </w:r>
      <w:r w:rsidR="0066474B">
        <w:rPr>
          <w:color w:val="1D2125"/>
          <w:sz w:val="28"/>
          <w:szCs w:val="28"/>
        </w:rPr>
        <w:t xml:space="preserve"> основного шлюзу </w:t>
      </w:r>
      <w:r w:rsidR="0066474B" w:rsidRPr="00813F67">
        <w:rPr>
          <w:color w:val="1D2125"/>
          <w:sz w:val="28"/>
          <w:szCs w:val="28"/>
        </w:rPr>
        <w:t>IPv4</w:t>
      </w:r>
      <w:r w:rsidR="0066474B" w:rsidRPr="0066474B">
        <w:rPr>
          <w:color w:val="1D2125"/>
          <w:sz w:val="28"/>
          <w:szCs w:val="28"/>
          <w:lang w:val="ru-RU"/>
        </w:rPr>
        <w:t>.</w:t>
      </w:r>
      <w:r w:rsidR="0066474B" w:rsidRPr="0066474B">
        <w:rPr>
          <w:color w:val="1D2125"/>
          <w:sz w:val="28"/>
          <w:szCs w:val="28"/>
        </w:rPr>
        <w:t xml:space="preserve"> </w:t>
      </w:r>
      <w:r w:rsidR="0066474B">
        <w:rPr>
          <w:color w:val="1D2125"/>
          <w:sz w:val="28"/>
          <w:szCs w:val="28"/>
        </w:rPr>
        <w:t xml:space="preserve">Це пов’язано з тим, що обидві ці ролі виконує </w:t>
      </w:r>
      <w:proofErr w:type="spellStart"/>
      <w:r w:rsidR="0066474B">
        <w:rPr>
          <w:color w:val="1D2125"/>
          <w:sz w:val="28"/>
          <w:szCs w:val="28"/>
        </w:rPr>
        <w:t>роутер</w:t>
      </w:r>
      <w:proofErr w:type="spellEnd"/>
      <w:r w:rsidR="0066474B">
        <w:rPr>
          <w:color w:val="1D2125"/>
          <w:sz w:val="28"/>
          <w:szCs w:val="28"/>
        </w:rPr>
        <w:t xml:space="preserve"> (як основний шлюз, як </w:t>
      </w:r>
      <w:r w:rsidR="0066474B">
        <w:rPr>
          <w:color w:val="1D2125"/>
          <w:sz w:val="28"/>
          <w:szCs w:val="28"/>
          <w:lang w:val="en-US"/>
        </w:rPr>
        <w:t>DNS</w:t>
      </w:r>
      <w:r w:rsidR="0066474B" w:rsidRPr="0066474B">
        <w:rPr>
          <w:color w:val="1D2125"/>
          <w:sz w:val="28"/>
          <w:szCs w:val="28"/>
        </w:rPr>
        <w:t>-</w:t>
      </w:r>
      <w:r w:rsidR="0066474B">
        <w:rPr>
          <w:color w:val="1D2125"/>
          <w:sz w:val="28"/>
          <w:szCs w:val="28"/>
        </w:rPr>
        <w:t>проксі ).</w:t>
      </w:r>
    </w:p>
    <w:p w14:paraId="4D43D797" w14:textId="2449286D" w:rsidR="0066474B" w:rsidRDefault="0066474B" w:rsidP="000045F7">
      <w:pPr>
        <w:pStyle w:val="ae"/>
        <w:spacing w:before="0" w:beforeAutospacing="0" w:line="360" w:lineRule="auto"/>
        <w:ind w:left="720" w:firstLine="709"/>
        <w:jc w:val="both"/>
        <w:rPr>
          <w:color w:val="1D2125"/>
          <w:sz w:val="28"/>
          <w:szCs w:val="28"/>
        </w:rPr>
      </w:pPr>
      <w:r w:rsidRPr="0066474B">
        <w:rPr>
          <w:noProof/>
          <w:color w:val="1D2125"/>
          <w:sz w:val="28"/>
          <w:szCs w:val="28"/>
        </w:rPr>
        <w:drawing>
          <wp:inline distT="0" distB="0" distL="0" distR="0" wp14:anchorId="25A09E1D" wp14:editId="33DF6A95">
            <wp:extent cx="4282811" cy="495343"/>
            <wp:effectExtent l="0" t="0" r="3810" b="0"/>
            <wp:docPr id="4780111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011162" name=""/>
                    <pic:cNvPicPr/>
                  </pic:nvPicPr>
                  <pic:blipFill>
                    <a:blip r:embed="rId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119FE" w14:textId="02BDFCA3" w:rsidR="0066474B" w:rsidRDefault="0066474B" w:rsidP="000045F7">
      <w:pPr>
        <w:pStyle w:val="ae"/>
        <w:spacing w:before="0" w:beforeAutospacing="0" w:line="360" w:lineRule="auto"/>
        <w:ind w:left="720" w:firstLine="709"/>
        <w:jc w:val="both"/>
        <w:rPr>
          <w:color w:val="1D2125"/>
          <w:sz w:val="28"/>
          <w:szCs w:val="28"/>
        </w:rPr>
      </w:pPr>
      <w:r w:rsidRPr="00813F67">
        <w:rPr>
          <w:color w:val="1D2125"/>
          <w:sz w:val="28"/>
          <w:szCs w:val="28"/>
        </w:rPr>
        <w:t>IPv4</w:t>
      </w:r>
      <w:r>
        <w:rPr>
          <w:color w:val="1D2125"/>
          <w:sz w:val="28"/>
          <w:szCs w:val="28"/>
        </w:rPr>
        <w:t xml:space="preserve"> у мене рівне </w:t>
      </w:r>
      <w:r w:rsidR="00A06923" w:rsidRPr="00A06923">
        <w:rPr>
          <w:color w:val="1D2125"/>
          <w:sz w:val="28"/>
          <w:szCs w:val="28"/>
        </w:rPr>
        <w:t>10.127.140.202</w:t>
      </w:r>
      <w:r w:rsidR="00A06923">
        <w:rPr>
          <w:color w:val="1D2125"/>
          <w:sz w:val="28"/>
          <w:szCs w:val="28"/>
        </w:rPr>
        <w:t xml:space="preserve">. </w:t>
      </w:r>
      <w:r w:rsidR="00A06923" w:rsidRPr="00813F67">
        <w:rPr>
          <w:color w:val="1D2125"/>
          <w:sz w:val="28"/>
          <w:szCs w:val="28"/>
        </w:rPr>
        <w:t>IPv6</w:t>
      </w:r>
      <w:r w:rsidR="00A06923">
        <w:rPr>
          <w:color w:val="1D2125"/>
          <w:sz w:val="28"/>
          <w:szCs w:val="28"/>
        </w:rPr>
        <w:t xml:space="preserve"> же </w:t>
      </w:r>
      <w:r w:rsidR="00A06923" w:rsidRPr="00A06923">
        <w:rPr>
          <w:color w:val="1D2125"/>
          <w:sz w:val="28"/>
          <w:szCs w:val="28"/>
        </w:rPr>
        <w:t>fe80::dc96:a576:8488:c48f%13</w:t>
      </w:r>
      <w:r w:rsidR="00A06923">
        <w:rPr>
          <w:color w:val="1D2125"/>
          <w:sz w:val="28"/>
          <w:szCs w:val="28"/>
        </w:rPr>
        <w:t>.</w:t>
      </w:r>
    </w:p>
    <w:p w14:paraId="66BDA971" w14:textId="198910B4" w:rsidR="00A06923" w:rsidRPr="00A06923" w:rsidRDefault="00A06923" w:rsidP="000045F7">
      <w:pPr>
        <w:pStyle w:val="ae"/>
        <w:spacing w:before="0" w:beforeAutospacing="0" w:line="360" w:lineRule="auto"/>
        <w:ind w:left="720" w:firstLine="709"/>
        <w:jc w:val="both"/>
        <w:rPr>
          <w:color w:val="1D2125"/>
          <w:sz w:val="28"/>
          <w:szCs w:val="28"/>
        </w:rPr>
      </w:pPr>
      <w:r>
        <w:rPr>
          <w:color w:val="1D2125"/>
          <w:sz w:val="28"/>
          <w:szCs w:val="28"/>
        </w:rPr>
        <w:t xml:space="preserve">Зовнішню </w:t>
      </w:r>
      <w:r>
        <w:rPr>
          <w:color w:val="1D2125"/>
          <w:sz w:val="28"/>
          <w:szCs w:val="28"/>
          <w:lang w:val="en-US"/>
        </w:rPr>
        <w:t>IP</w:t>
      </w:r>
      <w:r>
        <w:rPr>
          <w:color w:val="1D2125"/>
          <w:sz w:val="28"/>
          <w:szCs w:val="28"/>
        </w:rPr>
        <w:t xml:space="preserve">-адресу переглядаю на сайті </w:t>
      </w:r>
      <w:r w:rsidRPr="00A06923">
        <w:rPr>
          <w:color w:val="1D2125"/>
          <w:sz w:val="28"/>
          <w:szCs w:val="28"/>
        </w:rPr>
        <w:t>myip.com</w:t>
      </w:r>
      <w:r>
        <w:rPr>
          <w:color w:val="1D2125"/>
          <w:sz w:val="28"/>
          <w:szCs w:val="28"/>
        </w:rPr>
        <w:t xml:space="preserve">. На </w:t>
      </w:r>
      <w:proofErr w:type="spellStart"/>
      <w:r>
        <w:rPr>
          <w:color w:val="1D2125"/>
          <w:sz w:val="28"/>
          <w:szCs w:val="28"/>
        </w:rPr>
        <w:t>скріні</w:t>
      </w:r>
      <w:proofErr w:type="spellEnd"/>
      <w:r>
        <w:rPr>
          <w:color w:val="1D2125"/>
          <w:sz w:val="28"/>
          <w:szCs w:val="28"/>
        </w:rPr>
        <w:t xml:space="preserve"> вказані зовнішній </w:t>
      </w:r>
      <w:r>
        <w:rPr>
          <w:color w:val="1D2125"/>
          <w:sz w:val="28"/>
          <w:szCs w:val="28"/>
          <w:lang w:val="en-US"/>
        </w:rPr>
        <w:t>IP</w:t>
      </w:r>
      <w:r>
        <w:rPr>
          <w:color w:val="1D2125"/>
          <w:sz w:val="28"/>
          <w:szCs w:val="28"/>
        </w:rPr>
        <w:t xml:space="preserve">-адрес та </w:t>
      </w:r>
      <w:proofErr w:type="spellStart"/>
      <w:r>
        <w:rPr>
          <w:color w:val="1D2125"/>
          <w:sz w:val="28"/>
          <w:szCs w:val="28"/>
        </w:rPr>
        <w:t>хост</w:t>
      </w:r>
      <w:proofErr w:type="spellEnd"/>
      <w:r>
        <w:rPr>
          <w:color w:val="1D2125"/>
          <w:sz w:val="28"/>
          <w:szCs w:val="28"/>
        </w:rPr>
        <w:t xml:space="preserve"> який  належить, в моєму випадку, інтернет-провайдеру </w:t>
      </w:r>
      <w:r>
        <w:rPr>
          <w:color w:val="1D2125"/>
          <w:sz w:val="28"/>
          <w:szCs w:val="28"/>
          <w:lang w:val="en-US"/>
        </w:rPr>
        <w:t>Vodafone</w:t>
      </w:r>
      <w:r w:rsidRPr="00A06923">
        <w:rPr>
          <w:color w:val="1D2125"/>
          <w:sz w:val="28"/>
          <w:szCs w:val="28"/>
        </w:rPr>
        <w:t xml:space="preserve">. </w:t>
      </w:r>
    </w:p>
    <w:p w14:paraId="382E6C41" w14:textId="4123AB63" w:rsidR="0066474B" w:rsidRDefault="00A06923" w:rsidP="000045F7">
      <w:pPr>
        <w:pStyle w:val="ae"/>
        <w:spacing w:before="0" w:beforeAutospacing="0" w:line="360" w:lineRule="auto"/>
        <w:ind w:left="720" w:firstLine="709"/>
        <w:jc w:val="both"/>
        <w:rPr>
          <w:color w:val="1D2125"/>
          <w:sz w:val="28"/>
          <w:szCs w:val="28"/>
        </w:rPr>
      </w:pPr>
      <w:r w:rsidRPr="00A06923">
        <w:rPr>
          <w:noProof/>
          <w:color w:val="1D2125"/>
          <w:sz w:val="28"/>
          <w:szCs w:val="28"/>
        </w:rPr>
        <w:lastRenderedPageBreak/>
        <w:drawing>
          <wp:inline distT="0" distB="0" distL="0" distR="0" wp14:anchorId="1072BAF3" wp14:editId="7F9C8D23">
            <wp:extent cx="4191363" cy="2370025"/>
            <wp:effectExtent l="0" t="0" r="0" b="0"/>
            <wp:docPr id="20587560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756073" name=""/>
                    <pic:cNvPicPr/>
                  </pic:nvPicPr>
                  <pic:blipFill>
                    <a:blip r:embed="rId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23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D4371" w14:textId="0CA9ABC1" w:rsidR="008A6B4C" w:rsidRDefault="008A6B4C" w:rsidP="000045F7">
      <w:pPr>
        <w:pStyle w:val="ae"/>
        <w:numPr>
          <w:ilvl w:val="0"/>
          <w:numId w:val="2"/>
        </w:numPr>
        <w:spacing w:before="0" w:beforeAutospacing="0" w:line="360" w:lineRule="auto"/>
        <w:ind w:firstLine="709"/>
        <w:jc w:val="both"/>
        <w:rPr>
          <w:color w:val="1D2125"/>
          <w:sz w:val="28"/>
          <w:szCs w:val="28"/>
        </w:rPr>
      </w:pPr>
      <w:r w:rsidRPr="008A6B4C">
        <w:rPr>
          <w:color w:val="1D2125"/>
          <w:sz w:val="28"/>
          <w:szCs w:val="28"/>
        </w:rPr>
        <w:t>Використаємо</w:t>
      </w:r>
      <w:r>
        <w:rPr>
          <w:color w:val="1D2125"/>
          <w:sz w:val="28"/>
          <w:szCs w:val="28"/>
        </w:rPr>
        <w:t xml:space="preserve"> сайт </w:t>
      </w:r>
      <w:r w:rsidRPr="008A6B4C">
        <w:rPr>
          <w:color w:val="1D2125"/>
          <w:sz w:val="28"/>
          <w:szCs w:val="28"/>
        </w:rPr>
        <w:t>moodle.uzhnu.edu.ua</w:t>
      </w:r>
      <w:r>
        <w:rPr>
          <w:color w:val="1D2125"/>
          <w:sz w:val="28"/>
          <w:szCs w:val="28"/>
        </w:rPr>
        <w:t xml:space="preserve"> для перевірки команди </w:t>
      </w:r>
      <w:r w:rsidRPr="008A6B4C">
        <w:rPr>
          <w:color w:val="1D2125"/>
          <w:sz w:val="28"/>
          <w:szCs w:val="28"/>
        </w:rPr>
        <w:t xml:space="preserve">ping. </w:t>
      </w:r>
      <w:r>
        <w:rPr>
          <w:color w:val="1D2125"/>
          <w:sz w:val="28"/>
          <w:szCs w:val="28"/>
        </w:rPr>
        <w:t>Її використовують для перевірки доступності пристрою та часу за який дані доходять туди і назад.</w:t>
      </w:r>
    </w:p>
    <w:p w14:paraId="6E69CE83" w14:textId="7F691252" w:rsidR="008A6B4C" w:rsidRDefault="008A6B4C" w:rsidP="000045F7">
      <w:pPr>
        <w:pStyle w:val="ae"/>
        <w:spacing w:before="0" w:beforeAutospacing="0" w:line="360" w:lineRule="auto"/>
        <w:ind w:left="720" w:firstLine="709"/>
        <w:jc w:val="both"/>
        <w:rPr>
          <w:color w:val="1D2125"/>
          <w:sz w:val="28"/>
          <w:szCs w:val="28"/>
        </w:rPr>
      </w:pPr>
      <w:r w:rsidRPr="008A6B4C">
        <w:rPr>
          <w:noProof/>
          <w:color w:val="1D2125"/>
          <w:sz w:val="28"/>
          <w:szCs w:val="28"/>
        </w:rPr>
        <w:drawing>
          <wp:inline distT="0" distB="0" distL="0" distR="0" wp14:anchorId="2B6C1DCE" wp14:editId="2408B2C7">
            <wp:extent cx="4802505" cy="2726850"/>
            <wp:effectExtent l="0" t="0" r="0" b="0"/>
            <wp:docPr id="10225201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520138" name=""/>
                    <pic:cNvPicPr/>
                  </pic:nvPicPr>
                  <pic:blipFill>
                    <a:blip r:embed="rId1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1810" cy="2732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D2125"/>
          <w:sz w:val="28"/>
          <w:szCs w:val="28"/>
        </w:rPr>
        <w:t xml:space="preserve"> </w:t>
      </w:r>
    </w:p>
    <w:p w14:paraId="3B3014F2" w14:textId="5226C883" w:rsidR="008A6B4C" w:rsidRDefault="008A6B4C" w:rsidP="000045F7">
      <w:pPr>
        <w:pStyle w:val="ae"/>
        <w:spacing w:before="0" w:beforeAutospacing="0" w:line="360" w:lineRule="auto"/>
        <w:ind w:left="720" w:firstLine="709"/>
        <w:rPr>
          <w:color w:val="1D2125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Також в командному рядку запускаємо команду </w:t>
      </w:r>
      <w:proofErr w:type="spellStart"/>
      <w:r>
        <w:rPr>
          <w:color w:val="000000" w:themeColor="text1"/>
          <w:sz w:val="28"/>
          <w:szCs w:val="28"/>
          <w:lang w:val="en-US"/>
        </w:rPr>
        <w:t>tracert</w:t>
      </w:r>
      <w:proofErr w:type="spellEnd"/>
      <w:r w:rsidRPr="008A6B4C">
        <w:rPr>
          <w:color w:val="000000" w:themeColor="text1"/>
          <w:sz w:val="28"/>
          <w:szCs w:val="28"/>
          <w:lang w:val="ru-RU"/>
        </w:rPr>
        <w:t>.</w:t>
      </w:r>
      <w:r>
        <w:rPr>
          <w:color w:val="000000" w:themeColor="text1"/>
          <w:sz w:val="28"/>
          <w:szCs w:val="28"/>
        </w:rPr>
        <w:t xml:space="preserve"> Теж для сайту </w:t>
      </w:r>
      <w:r w:rsidRPr="008A6B4C">
        <w:rPr>
          <w:color w:val="1D2125"/>
          <w:sz w:val="28"/>
          <w:szCs w:val="28"/>
        </w:rPr>
        <w:t>moodle.uzhnu.edu.ua</w:t>
      </w:r>
      <w:r>
        <w:rPr>
          <w:color w:val="1D2125"/>
          <w:sz w:val="28"/>
          <w:szCs w:val="28"/>
        </w:rPr>
        <w:t>.</w:t>
      </w:r>
    </w:p>
    <w:p w14:paraId="247D4B28" w14:textId="4D23BDFE" w:rsidR="008A6B4C" w:rsidRDefault="005917A7" w:rsidP="000045F7">
      <w:pPr>
        <w:pStyle w:val="ae"/>
        <w:spacing w:before="0" w:beforeAutospacing="0" w:line="360" w:lineRule="auto"/>
        <w:ind w:left="720" w:firstLine="709"/>
        <w:rPr>
          <w:color w:val="000000" w:themeColor="text1"/>
          <w:sz w:val="28"/>
          <w:szCs w:val="28"/>
          <w:lang w:val="en-US"/>
        </w:rPr>
      </w:pPr>
      <w:r w:rsidRPr="005917A7">
        <w:rPr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6F3CA312" wp14:editId="52ABCDF3">
            <wp:extent cx="4879296" cy="2004060"/>
            <wp:effectExtent l="0" t="0" r="0" b="0"/>
            <wp:docPr id="6214340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434073" name=""/>
                    <pic:cNvPicPr/>
                  </pic:nvPicPr>
                  <pic:blipFill>
                    <a:blip r:embed="rId1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0687" cy="2008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B80E7" w14:textId="6CCE74F9" w:rsidR="005917A7" w:rsidRPr="0027253B" w:rsidRDefault="005917A7" w:rsidP="000045F7">
      <w:pPr>
        <w:pStyle w:val="ae"/>
        <w:spacing w:before="0" w:beforeAutospacing="0" w:line="360" w:lineRule="auto"/>
        <w:ind w:left="720" w:firstLine="709"/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</w:rPr>
        <w:lastRenderedPageBreak/>
        <w:t xml:space="preserve">За допомогою цієї команди ми дізналися що сервер </w:t>
      </w:r>
      <w:r>
        <w:rPr>
          <w:color w:val="000000" w:themeColor="text1"/>
          <w:sz w:val="28"/>
          <w:szCs w:val="28"/>
          <w:lang w:val="en-US"/>
        </w:rPr>
        <w:t>Moodle</w:t>
      </w:r>
      <w:r w:rsidRPr="005917A7">
        <w:rPr>
          <w:color w:val="000000" w:themeColor="text1"/>
          <w:sz w:val="28"/>
          <w:szCs w:val="28"/>
          <w:lang w:val="ru-RU"/>
        </w:rPr>
        <w:t>.</w:t>
      </w:r>
      <w:proofErr w:type="spellStart"/>
      <w:r>
        <w:rPr>
          <w:color w:val="000000" w:themeColor="text1"/>
          <w:sz w:val="28"/>
          <w:szCs w:val="28"/>
          <w:lang w:val="en-US"/>
        </w:rPr>
        <w:t>uzhnu</w:t>
      </w:r>
      <w:proofErr w:type="spellEnd"/>
      <w:r w:rsidRPr="005917A7">
        <w:rPr>
          <w:color w:val="000000" w:themeColor="text1"/>
          <w:sz w:val="28"/>
          <w:szCs w:val="28"/>
          <w:lang w:val="ru-RU"/>
        </w:rPr>
        <w:t xml:space="preserve"> </w:t>
      </w:r>
      <w:r>
        <w:rPr>
          <w:color w:val="000000" w:themeColor="text1"/>
          <w:sz w:val="28"/>
          <w:szCs w:val="28"/>
        </w:rPr>
        <w:t xml:space="preserve">доступний на </w:t>
      </w:r>
      <w:proofErr w:type="spellStart"/>
      <w:r>
        <w:rPr>
          <w:color w:val="000000" w:themeColor="text1"/>
          <w:sz w:val="28"/>
          <w:szCs w:val="28"/>
        </w:rPr>
        <w:t>мережовому</w:t>
      </w:r>
      <w:proofErr w:type="spellEnd"/>
      <w:r>
        <w:rPr>
          <w:color w:val="000000" w:themeColor="text1"/>
          <w:sz w:val="28"/>
          <w:szCs w:val="28"/>
        </w:rPr>
        <w:t xml:space="preserve"> рівні. </w:t>
      </w:r>
    </w:p>
    <w:p w14:paraId="4DE7F3B9" w14:textId="0DFBDD37" w:rsidR="00C92C07" w:rsidRPr="0027253B" w:rsidRDefault="00C92C07" w:rsidP="000045F7">
      <w:pPr>
        <w:pStyle w:val="ae"/>
        <w:spacing w:before="0" w:beforeAutospacing="0" w:line="360" w:lineRule="auto"/>
        <w:ind w:left="720" w:firstLine="709"/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</w:rPr>
        <w:t xml:space="preserve">Проведемо цей же експеримент з </w:t>
      </w:r>
      <w:r>
        <w:rPr>
          <w:color w:val="000000" w:themeColor="text1"/>
          <w:sz w:val="28"/>
          <w:szCs w:val="28"/>
          <w:lang w:val="en-US"/>
        </w:rPr>
        <w:t>DNS</w:t>
      </w:r>
      <w:r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Google</w:t>
      </w:r>
      <w:r w:rsidRPr="00C92C07">
        <w:rPr>
          <w:color w:val="000000" w:themeColor="text1"/>
          <w:sz w:val="28"/>
          <w:szCs w:val="28"/>
          <w:lang w:val="ru-RU"/>
        </w:rPr>
        <w:t>:</w:t>
      </w:r>
      <w:r>
        <w:rPr>
          <w:color w:val="000000" w:themeColor="text1"/>
          <w:sz w:val="28"/>
          <w:szCs w:val="28"/>
          <w:lang w:val="ru-RU"/>
        </w:rPr>
        <w:t xml:space="preserve"> 8.8.8.8. </w:t>
      </w:r>
      <w:proofErr w:type="gramStart"/>
      <w:r>
        <w:rPr>
          <w:color w:val="000000" w:themeColor="text1"/>
          <w:sz w:val="28"/>
          <w:szCs w:val="28"/>
          <w:lang w:val="ru-RU"/>
        </w:rPr>
        <w:t>Для початку</w:t>
      </w:r>
      <w:proofErr w:type="gramEnd"/>
      <w:r>
        <w:rPr>
          <w:color w:val="000000" w:themeColor="text1"/>
          <w:sz w:val="28"/>
          <w:szCs w:val="28"/>
          <w:lang w:val="ru-RU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ru-RU"/>
        </w:rPr>
        <w:t>використаємо</w:t>
      </w:r>
      <w:proofErr w:type="spellEnd"/>
      <w:r>
        <w:rPr>
          <w:color w:val="000000" w:themeColor="text1"/>
          <w:sz w:val="28"/>
          <w:szCs w:val="28"/>
          <w:lang w:val="ru-RU"/>
        </w:rPr>
        <w:t xml:space="preserve"> команду </w:t>
      </w:r>
      <w:r>
        <w:rPr>
          <w:color w:val="000000" w:themeColor="text1"/>
          <w:sz w:val="28"/>
          <w:szCs w:val="28"/>
          <w:lang w:val="en-US"/>
        </w:rPr>
        <w:t>ping</w:t>
      </w:r>
      <w:r w:rsidRPr="00C92C07">
        <w:rPr>
          <w:color w:val="000000" w:themeColor="text1"/>
          <w:sz w:val="28"/>
          <w:szCs w:val="28"/>
          <w:lang w:val="ru-RU"/>
        </w:rPr>
        <w:t>.</w:t>
      </w:r>
    </w:p>
    <w:p w14:paraId="5DB708AF" w14:textId="75361CF3" w:rsidR="00C92C07" w:rsidRDefault="00C92C07" w:rsidP="000045F7">
      <w:pPr>
        <w:pStyle w:val="ae"/>
        <w:spacing w:before="0" w:beforeAutospacing="0" w:line="360" w:lineRule="auto"/>
        <w:ind w:left="720" w:firstLine="709"/>
        <w:rPr>
          <w:color w:val="000000" w:themeColor="text1"/>
          <w:sz w:val="28"/>
          <w:szCs w:val="28"/>
          <w:lang w:val="en-US"/>
        </w:rPr>
      </w:pPr>
      <w:r w:rsidRPr="00C92C07">
        <w:rPr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38019761" wp14:editId="758D8ECA">
            <wp:extent cx="4785360" cy="1680977"/>
            <wp:effectExtent l="0" t="0" r="0" b="0"/>
            <wp:docPr id="335505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505237" name=""/>
                    <pic:cNvPicPr/>
                  </pic:nvPicPr>
                  <pic:blipFill>
                    <a:blip r:embed="rId1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4167" cy="168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637A2" w14:textId="7D811790" w:rsidR="00C92C07" w:rsidRDefault="00C92C07" w:rsidP="000045F7">
      <w:pPr>
        <w:pStyle w:val="ae"/>
        <w:spacing w:before="0" w:beforeAutospacing="0" w:line="360" w:lineRule="auto"/>
        <w:ind w:left="720"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Можна побачити що час затримки дуже високий, та набагато більший аніж в даних з </w:t>
      </w:r>
      <w:r>
        <w:rPr>
          <w:color w:val="000000" w:themeColor="text1"/>
          <w:sz w:val="28"/>
          <w:szCs w:val="28"/>
          <w:lang w:val="en-US"/>
        </w:rPr>
        <w:t>Moodle</w:t>
      </w:r>
      <w:r w:rsidRPr="00C92C07">
        <w:rPr>
          <w:color w:val="000000" w:themeColor="text1"/>
          <w:sz w:val="28"/>
          <w:szCs w:val="28"/>
          <w:lang w:val="ru-RU"/>
        </w:rPr>
        <w:t>.</w:t>
      </w:r>
      <w:proofErr w:type="spellStart"/>
      <w:r>
        <w:rPr>
          <w:color w:val="000000" w:themeColor="text1"/>
          <w:sz w:val="28"/>
          <w:szCs w:val="28"/>
          <w:lang w:val="en-US"/>
        </w:rPr>
        <w:t>uzhnu</w:t>
      </w:r>
      <w:proofErr w:type="spellEnd"/>
      <w:r w:rsidRPr="00C92C07">
        <w:rPr>
          <w:color w:val="000000" w:themeColor="text1"/>
          <w:sz w:val="28"/>
          <w:szCs w:val="28"/>
          <w:lang w:val="ru-RU"/>
        </w:rPr>
        <w:t xml:space="preserve">. </w:t>
      </w:r>
      <w:r>
        <w:rPr>
          <w:color w:val="000000" w:themeColor="text1"/>
          <w:sz w:val="28"/>
          <w:szCs w:val="28"/>
        </w:rPr>
        <w:t>Це свідчить про проблеми з зв’язком, або з перенавантаженням мережі.</w:t>
      </w:r>
    </w:p>
    <w:p w14:paraId="1971931D" w14:textId="027977DD" w:rsidR="00C92C07" w:rsidRDefault="00FB5B86" w:rsidP="000045F7">
      <w:pPr>
        <w:pStyle w:val="ae"/>
        <w:spacing w:before="0" w:beforeAutospacing="0" w:line="360" w:lineRule="auto"/>
        <w:ind w:left="720" w:firstLine="709"/>
        <w:rPr>
          <w:color w:val="000000" w:themeColor="text1"/>
          <w:sz w:val="28"/>
          <w:szCs w:val="28"/>
          <w:lang w:val="en-US"/>
        </w:rPr>
      </w:pPr>
      <w:r w:rsidRPr="00FB5B86">
        <w:rPr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08F7F7C9" wp14:editId="58E21D5E">
            <wp:extent cx="4777007" cy="1684020"/>
            <wp:effectExtent l="0" t="0" r="5080" b="0"/>
            <wp:docPr id="815781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781957" name=""/>
                    <pic:cNvPicPr/>
                  </pic:nvPicPr>
                  <pic:blipFill>
                    <a:blip r:embed="rId1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0966" cy="1685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C3508" w14:textId="0AA18E50" w:rsidR="00FB5B86" w:rsidRPr="00C32C44" w:rsidRDefault="00FB5B86" w:rsidP="000045F7">
      <w:pPr>
        <w:pStyle w:val="ae"/>
        <w:spacing w:before="0" w:beforeAutospacing="0" w:line="360" w:lineRule="auto"/>
        <w:ind w:left="720"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Команда </w:t>
      </w:r>
      <w:proofErr w:type="spellStart"/>
      <w:r>
        <w:rPr>
          <w:color w:val="000000" w:themeColor="text1"/>
          <w:sz w:val="28"/>
          <w:szCs w:val="28"/>
          <w:lang w:val="en-US"/>
        </w:rPr>
        <w:t>tracert</w:t>
      </w:r>
      <w:proofErr w:type="spellEnd"/>
      <w:r>
        <w:rPr>
          <w:color w:val="000000" w:themeColor="text1"/>
          <w:sz w:val="28"/>
          <w:szCs w:val="28"/>
        </w:rPr>
        <w:t xml:space="preserve"> показує успішні результати. В порівнянні з </w:t>
      </w:r>
      <w:r>
        <w:rPr>
          <w:color w:val="000000" w:themeColor="text1"/>
          <w:sz w:val="28"/>
          <w:szCs w:val="28"/>
          <w:lang w:val="en-US"/>
        </w:rPr>
        <w:t>Moodle</w:t>
      </w:r>
      <w:r w:rsidRPr="00FB5B86">
        <w:rPr>
          <w:color w:val="000000" w:themeColor="text1"/>
          <w:sz w:val="28"/>
          <w:szCs w:val="28"/>
        </w:rPr>
        <w:t>.</w:t>
      </w:r>
      <w:proofErr w:type="spellStart"/>
      <w:r>
        <w:rPr>
          <w:color w:val="000000" w:themeColor="text1"/>
          <w:sz w:val="28"/>
          <w:szCs w:val="28"/>
          <w:lang w:val="en-US"/>
        </w:rPr>
        <w:t>uzhnu</w:t>
      </w:r>
      <w:proofErr w:type="spellEnd"/>
      <w:r w:rsidRPr="00FB5B86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вони не мають таку</w:t>
      </w:r>
      <w:r w:rsidR="00DC2F1D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велику затримку</w:t>
      </w:r>
      <w:r w:rsidR="00C32C44">
        <w:rPr>
          <w:color w:val="000000" w:themeColor="text1"/>
          <w:sz w:val="28"/>
          <w:szCs w:val="28"/>
        </w:rPr>
        <w:t>.</w:t>
      </w:r>
    </w:p>
    <w:p w14:paraId="3C5733C7" w14:textId="1AF838E8" w:rsidR="00FB5B86" w:rsidRPr="00DC2F1D" w:rsidRDefault="00DC2F1D" w:rsidP="000045F7">
      <w:pPr>
        <w:pStyle w:val="ae"/>
        <w:numPr>
          <w:ilvl w:val="0"/>
          <w:numId w:val="2"/>
        </w:numPr>
        <w:spacing w:before="0" w:beforeAutospacing="0" w:line="360" w:lineRule="auto"/>
        <w:ind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Для створення аккаунту на сайті </w:t>
      </w:r>
      <w:r w:rsidRPr="00DC2F1D">
        <w:rPr>
          <w:color w:val="000000" w:themeColor="text1"/>
          <w:sz w:val="28"/>
          <w:szCs w:val="28"/>
        </w:rPr>
        <w:t>zzz.com.ua</w:t>
      </w:r>
      <w:r>
        <w:rPr>
          <w:color w:val="000000" w:themeColor="text1"/>
          <w:sz w:val="28"/>
          <w:szCs w:val="28"/>
        </w:rPr>
        <w:t xml:space="preserve"> я використала тимчасову пошту.</w:t>
      </w:r>
    </w:p>
    <w:p w14:paraId="3E93BB6B" w14:textId="4489C379" w:rsidR="00D5385C" w:rsidRDefault="00DC2F1D" w:rsidP="000045F7">
      <w:pPr>
        <w:pStyle w:val="ae"/>
        <w:spacing w:before="0" w:beforeAutospacing="0" w:line="360" w:lineRule="auto"/>
        <w:ind w:left="786" w:firstLine="709"/>
        <w:rPr>
          <w:color w:val="000000" w:themeColor="text1"/>
          <w:sz w:val="28"/>
          <w:szCs w:val="28"/>
        </w:rPr>
      </w:pPr>
      <w:r w:rsidRPr="00DC2F1D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13568211" wp14:editId="5894A09A">
            <wp:extent cx="4734529" cy="2255520"/>
            <wp:effectExtent l="0" t="0" r="9525" b="0"/>
            <wp:docPr id="12424635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463561" name=""/>
                    <pic:cNvPicPr/>
                  </pic:nvPicPr>
                  <pic:blipFill>
                    <a:blip r:embed="rId1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022" cy="2259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4FB8D" w14:textId="28102A08" w:rsidR="00D5385C" w:rsidRDefault="00D5385C" w:rsidP="000045F7">
      <w:pPr>
        <w:pStyle w:val="ae"/>
        <w:spacing w:before="0" w:beforeAutospacing="0" w:line="360" w:lineRule="auto"/>
        <w:ind w:left="786"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Увійшовши на аккаунт я оформила безкоштовний тиждень. В налаштуваннях аккаунту можна побачити сервіс, та ліміти облікового запису.</w:t>
      </w:r>
    </w:p>
    <w:p w14:paraId="3E4BCC3B" w14:textId="686EA6CF" w:rsidR="00D5385C" w:rsidRDefault="00D5385C" w:rsidP="000045F7">
      <w:pPr>
        <w:pStyle w:val="ae"/>
        <w:spacing w:before="0" w:beforeAutospacing="0" w:line="360" w:lineRule="auto"/>
        <w:ind w:left="786" w:firstLine="709"/>
        <w:rPr>
          <w:color w:val="000000" w:themeColor="text1"/>
          <w:sz w:val="28"/>
          <w:szCs w:val="28"/>
        </w:rPr>
      </w:pPr>
      <w:r w:rsidRPr="00D5385C">
        <w:rPr>
          <w:noProof/>
          <w:color w:val="000000" w:themeColor="text1"/>
          <w:sz w:val="28"/>
          <w:szCs w:val="28"/>
        </w:rPr>
        <w:drawing>
          <wp:inline distT="0" distB="0" distL="0" distR="0" wp14:anchorId="78024C21" wp14:editId="0ED9E78C">
            <wp:extent cx="5289550" cy="3200400"/>
            <wp:effectExtent l="0" t="0" r="6350" b="0"/>
            <wp:docPr id="7445412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541227" name=""/>
                    <pic:cNvPicPr/>
                  </pic:nvPicPr>
                  <pic:blipFill>
                    <a:blip r:embed="rId1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3422" cy="320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82F8B" w14:textId="25EBFFA3" w:rsidR="00D5385C" w:rsidRDefault="00D5385C" w:rsidP="000045F7">
      <w:pPr>
        <w:pStyle w:val="ae"/>
        <w:spacing w:before="0" w:beforeAutospacing="0" w:line="360" w:lineRule="auto"/>
        <w:ind w:left="786"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Вкладка домени показує всі наші домени. Безкоштовний тариф дозволяє тільки один домен на аккаунт.</w:t>
      </w:r>
    </w:p>
    <w:p w14:paraId="3F8FF0D7" w14:textId="47CD6A33" w:rsidR="00D5385C" w:rsidRDefault="00D5385C" w:rsidP="000045F7">
      <w:pPr>
        <w:pStyle w:val="ae"/>
        <w:spacing w:before="0" w:beforeAutospacing="0" w:line="360" w:lineRule="auto"/>
        <w:ind w:left="786" w:firstLine="709"/>
        <w:rPr>
          <w:color w:val="000000" w:themeColor="text1"/>
          <w:sz w:val="28"/>
          <w:szCs w:val="28"/>
        </w:rPr>
      </w:pPr>
      <w:r w:rsidRPr="00D5385C">
        <w:rPr>
          <w:noProof/>
          <w:color w:val="000000" w:themeColor="text1"/>
          <w:sz w:val="28"/>
          <w:szCs w:val="28"/>
        </w:rPr>
        <w:drawing>
          <wp:inline distT="0" distB="0" distL="0" distR="0" wp14:anchorId="5618FDC1" wp14:editId="3474F74B">
            <wp:extent cx="4991100" cy="1118454"/>
            <wp:effectExtent l="0" t="0" r="0" b="5715"/>
            <wp:docPr id="775442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442738" name=""/>
                    <pic:cNvPicPr/>
                  </pic:nvPicPr>
                  <pic:blipFill>
                    <a:blip r:embed="rId1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4432" cy="1125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3A264" w14:textId="4125A3AB" w:rsidR="00D5385C" w:rsidRDefault="007E495C" w:rsidP="000045F7">
      <w:pPr>
        <w:pStyle w:val="ae"/>
        <w:spacing w:before="0" w:beforeAutospacing="0" w:line="360" w:lineRule="auto"/>
        <w:ind w:left="786" w:firstLine="709"/>
        <w:rPr>
          <w:noProof/>
        </w:rPr>
      </w:pPr>
      <w:r>
        <w:rPr>
          <w:color w:val="000000" w:themeColor="text1"/>
          <w:sz w:val="28"/>
          <w:szCs w:val="28"/>
        </w:rPr>
        <w:lastRenderedPageBreak/>
        <w:t xml:space="preserve">Як я зрозуміла, аккаунтів </w:t>
      </w:r>
      <w:r>
        <w:rPr>
          <w:color w:val="000000" w:themeColor="text1"/>
          <w:sz w:val="28"/>
          <w:szCs w:val="28"/>
          <w:lang w:val="en-US"/>
        </w:rPr>
        <w:t>FTP</w:t>
      </w:r>
      <w:r>
        <w:rPr>
          <w:color w:val="000000" w:themeColor="text1"/>
          <w:sz w:val="28"/>
          <w:szCs w:val="28"/>
        </w:rPr>
        <w:t xml:space="preserve"> може бути безліч, тому що ліміту як в доменах я не побачила.</w:t>
      </w:r>
      <w:r w:rsidRPr="007E495C">
        <w:rPr>
          <w:noProof/>
        </w:rPr>
        <w:t xml:space="preserve"> </w:t>
      </w:r>
      <w:r w:rsidRPr="007E495C">
        <w:rPr>
          <w:noProof/>
          <w:color w:val="000000" w:themeColor="text1"/>
          <w:sz w:val="28"/>
          <w:szCs w:val="28"/>
        </w:rPr>
        <w:drawing>
          <wp:inline distT="0" distB="0" distL="0" distR="0" wp14:anchorId="174A7F28" wp14:editId="6E3472B7">
            <wp:extent cx="5454409" cy="1569720"/>
            <wp:effectExtent l="0" t="0" r="0" b="0"/>
            <wp:docPr id="14161798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179851" name=""/>
                    <pic:cNvPicPr/>
                  </pic:nvPicPr>
                  <pic:blipFill>
                    <a:blip r:embed="rId1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2126" cy="1574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533DB" w14:textId="77DA8F2F" w:rsidR="007E495C" w:rsidRPr="006B0335" w:rsidRDefault="007E495C" w:rsidP="000045F7">
      <w:pPr>
        <w:pStyle w:val="ae"/>
        <w:spacing w:before="0" w:beforeAutospacing="0" w:line="360" w:lineRule="auto"/>
        <w:ind w:left="786" w:firstLine="709"/>
        <w:rPr>
          <w:noProof/>
          <w:sz w:val="28"/>
          <w:szCs w:val="28"/>
        </w:rPr>
      </w:pPr>
      <w:r w:rsidRPr="006B0335">
        <w:rPr>
          <w:noProof/>
          <w:sz w:val="28"/>
          <w:szCs w:val="28"/>
        </w:rPr>
        <w:t xml:space="preserve">Бази данних використовують для динамічних сайтів. Для безкоштовного тарифу який я викорситовуватиму </w:t>
      </w:r>
      <w:r w:rsidR="006B0335">
        <w:rPr>
          <w:noProof/>
          <w:sz w:val="28"/>
          <w:szCs w:val="28"/>
        </w:rPr>
        <w:t>можна створити тільки одну базу даних. Також у тарифі може бути тільки один користувач баз даних.</w:t>
      </w:r>
    </w:p>
    <w:p w14:paraId="6E70A55C" w14:textId="22E8B29E" w:rsidR="007E495C" w:rsidRDefault="007E495C" w:rsidP="000045F7">
      <w:pPr>
        <w:pStyle w:val="ae"/>
        <w:spacing w:before="0" w:beforeAutospacing="0" w:line="360" w:lineRule="auto"/>
        <w:ind w:left="786" w:firstLine="709"/>
        <w:rPr>
          <w:color w:val="000000" w:themeColor="text1"/>
          <w:sz w:val="28"/>
          <w:szCs w:val="28"/>
        </w:rPr>
      </w:pPr>
      <w:r w:rsidRPr="007E495C">
        <w:rPr>
          <w:noProof/>
          <w:color w:val="000000" w:themeColor="text1"/>
          <w:sz w:val="28"/>
          <w:szCs w:val="28"/>
        </w:rPr>
        <w:drawing>
          <wp:inline distT="0" distB="0" distL="0" distR="0" wp14:anchorId="54192493" wp14:editId="6D21D0FC">
            <wp:extent cx="5448300" cy="1687792"/>
            <wp:effectExtent l="0" t="0" r="0" b="8255"/>
            <wp:docPr id="522934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934288" name=""/>
                    <pic:cNvPicPr/>
                  </pic:nvPicPr>
                  <pic:blipFill>
                    <a:blip r:embed="rId1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4988" cy="1689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E6B16" w14:textId="018870CD" w:rsidR="0027253B" w:rsidRPr="0027253B" w:rsidRDefault="006B0335" w:rsidP="000045F7">
      <w:pPr>
        <w:pStyle w:val="ae"/>
        <w:numPr>
          <w:ilvl w:val="0"/>
          <w:numId w:val="2"/>
        </w:numPr>
        <w:spacing w:before="0" w:beforeAutospacing="0" w:line="360" w:lineRule="auto"/>
        <w:ind w:left="357"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Використовуючи </w:t>
      </w:r>
      <w:proofErr w:type="spellStart"/>
      <w:r>
        <w:rPr>
          <w:color w:val="000000" w:themeColor="text1"/>
          <w:sz w:val="28"/>
          <w:szCs w:val="28"/>
          <w:lang w:val="en-US"/>
        </w:rPr>
        <w:t>VScode</w:t>
      </w:r>
      <w:proofErr w:type="spellEnd"/>
      <w:r w:rsidRPr="0027253B">
        <w:rPr>
          <w:color w:val="000000" w:themeColor="text1"/>
          <w:sz w:val="28"/>
          <w:szCs w:val="28"/>
          <w:lang w:val="ru-RU"/>
        </w:rPr>
        <w:t xml:space="preserve"> </w:t>
      </w:r>
      <w:r w:rsidR="0027253B">
        <w:rPr>
          <w:color w:val="000000" w:themeColor="text1"/>
          <w:sz w:val="28"/>
          <w:szCs w:val="28"/>
        </w:rPr>
        <w:t xml:space="preserve">я написала код, який буде наповнювати наш сайт для подальших експерименту. Файл назвала </w:t>
      </w:r>
      <w:r w:rsidR="0027253B">
        <w:rPr>
          <w:color w:val="000000" w:themeColor="text1"/>
          <w:sz w:val="28"/>
          <w:szCs w:val="28"/>
          <w:lang w:val="en-US"/>
        </w:rPr>
        <w:t>index.html</w:t>
      </w:r>
      <w:r w:rsidR="0027253B">
        <w:rPr>
          <w:color w:val="000000" w:themeColor="text1"/>
          <w:sz w:val="28"/>
          <w:szCs w:val="28"/>
        </w:rPr>
        <w:t>:</w:t>
      </w:r>
    </w:p>
    <w:p w14:paraId="4253867E" w14:textId="77777777" w:rsidR="0027253B" w:rsidRPr="0027253B" w:rsidRDefault="0027253B" w:rsidP="000045F7">
      <w:pPr>
        <w:spacing w:line="285" w:lineRule="atLeast"/>
        <w:ind w:left="426" w:firstLine="709"/>
        <w:rPr>
          <w:rFonts w:ascii="Consolas" w:hAnsi="Consolas"/>
          <w:color w:val="4472C4" w:themeColor="accent1"/>
          <w:sz w:val="21"/>
          <w:szCs w:val="21"/>
          <w:lang w:eastAsia="uk-UA"/>
        </w:rPr>
      </w:pPr>
      <w:r w:rsidRPr="0027253B">
        <w:rPr>
          <w:rFonts w:ascii="Consolas" w:hAnsi="Consolas"/>
          <w:color w:val="4472C4" w:themeColor="accent1"/>
          <w:sz w:val="21"/>
          <w:szCs w:val="21"/>
        </w:rPr>
        <w:t>&lt;</w:t>
      </w:r>
      <w:proofErr w:type="spellStart"/>
      <w:r w:rsidRPr="0027253B">
        <w:rPr>
          <w:rFonts w:ascii="Consolas" w:hAnsi="Consolas"/>
          <w:color w:val="4472C4" w:themeColor="accent1"/>
          <w:sz w:val="21"/>
          <w:szCs w:val="21"/>
        </w:rPr>
        <w:t>html</w:t>
      </w:r>
      <w:proofErr w:type="spellEnd"/>
      <w:r w:rsidRPr="0027253B">
        <w:rPr>
          <w:rFonts w:ascii="Consolas" w:hAnsi="Consolas"/>
          <w:color w:val="4472C4" w:themeColor="accent1"/>
          <w:sz w:val="21"/>
          <w:szCs w:val="21"/>
        </w:rPr>
        <w:t>&gt;</w:t>
      </w:r>
    </w:p>
    <w:p w14:paraId="195B6B7D" w14:textId="77777777" w:rsidR="0027253B" w:rsidRPr="0027253B" w:rsidRDefault="0027253B" w:rsidP="000045F7">
      <w:pPr>
        <w:spacing w:line="285" w:lineRule="atLeast"/>
        <w:ind w:left="426" w:firstLine="709"/>
        <w:rPr>
          <w:rFonts w:ascii="Consolas" w:hAnsi="Consolas"/>
          <w:color w:val="4472C4" w:themeColor="accent1"/>
          <w:sz w:val="21"/>
          <w:szCs w:val="21"/>
        </w:rPr>
      </w:pPr>
      <w:r w:rsidRPr="0027253B">
        <w:rPr>
          <w:rFonts w:ascii="Consolas" w:hAnsi="Consolas"/>
          <w:color w:val="4472C4" w:themeColor="accent1"/>
          <w:sz w:val="21"/>
          <w:szCs w:val="21"/>
        </w:rPr>
        <w:t>    &lt;</w:t>
      </w:r>
      <w:proofErr w:type="spellStart"/>
      <w:r w:rsidRPr="0027253B">
        <w:rPr>
          <w:rFonts w:ascii="Consolas" w:hAnsi="Consolas"/>
          <w:color w:val="4472C4" w:themeColor="accent1"/>
          <w:sz w:val="21"/>
          <w:szCs w:val="21"/>
        </w:rPr>
        <w:t>head</w:t>
      </w:r>
      <w:proofErr w:type="spellEnd"/>
      <w:r w:rsidRPr="0027253B">
        <w:rPr>
          <w:rFonts w:ascii="Consolas" w:hAnsi="Consolas"/>
          <w:color w:val="4472C4" w:themeColor="accent1"/>
          <w:sz w:val="21"/>
          <w:szCs w:val="21"/>
        </w:rPr>
        <w:t>&gt;</w:t>
      </w:r>
    </w:p>
    <w:p w14:paraId="63375A79" w14:textId="77777777" w:rsidR="0027253B" w:rsidRPr="0027253B" w:rsidRDefault="0027253B" w:rsidP="000045F7">
      <w:pPr>
        <w:spacing w:line="285" w:lineRule="atLeast"/>
        <w:ind w:left="426" w:firstLine="709"/>
        <w:rPr>
          <w:rFonts w:ascii="Consolas" w:hAnsi="Consolas"/>
          <w:color w:val="4472C4" w:themeColor="accent1"/>
          <w:sz w:val="21"/>
          <w:szCs w:val="21"/>
        </w:rPr>
      </w:pPr>
      <w:r w:rsidRPr="0027253B">
        <w:rPr>
          <w:rFonts w:ascii="Consolas" w:hAnsi="Consolas"/>
          <w:color w:val="4472C4" w:themeColor="accent1"/>
          <w:sz w:val="21"/>
          <w:szCs w:val="21"/>
        </w:rPr>
        <w:t>        &lt;</w:t>
      </w:r>
      <w:proofErr w:type="spellStart"/>
      <w:r w:rsidRPr="0027253B">
        <w:rPr>
          <w:rFonts w:ascii="Consolas" w:hAnsi="Consolas"/>
          <w:color w:val="4472C4" w:themeColor="accent1"/>
          <w:sz w:val="21"/>
          <w:szCs w:val="21"/>
        </w:rPr>
        <w:t>title</w:t>
      </w:r>
      <w:proofErr w:type="spellEnd"/>
      <w:r w:rsidRPr="0027253B">
        <w:rPr>
          <w:rFonts w:ascii="Consolas" w:hAnsi="Consolas"/>
          <w:color w:val="4472C4" w:themeColor="accent1"/>
          <w:sz w:val="21"/>
          <w:szCs w:val="21"/>
        </w:rPr>
        <w:t>&gt;мій перший сайт&lt;/</w:t>
      </w:r>
      <w:proofErr w:type="spellStart"/>
      <w:r w:rsidRPr="0027253B">
        <w:rPr>
          <w:rFonts w:ascii="Consolas" w:hAnsi="Consolas"/>
          <w:color w:val="4472C4" w:themeColor="accent1"/>
          <w:sz w:val="21"/>
          <w:szCs w:val="21"/>
        </w:rPr>
        <w:t>title</w:t>
      </w:r>
      <w:proofErr w:type="spellEnd"/>
      <w:r w:rsidRPr="0027253B">
        <w:rPr>
          <w:rFonts w:ascii="Consolas" w:hAnsi="Consolas"/>
          <w:color w:val="4472C4" w:themeColor="accent1"/>
          <w:sz w:val="21"/>
          <w:szCs w:val="21"/>
        </w:rPr>
        <w:t>&gt;</w:t>
      </w:r>
    </w:p>
    <w:p w14:paraId="5D96B969" w14:textId="77777777" w:rsidR="0027253B" w:rsidRPr="0027253B" w:rsidRDefault="0027253B" w:rsidP="000045F7">
      <w:pPr>
        <w:spacing w:line="285" w:lineRule="atLeast"/>
        <w:ind w:left="426" w:firstLine="709"/>
        <w:rPr>
          <w:rFonts w:ascii="Consolas" w:hAnsi="Consolas"/>
          <w:color w:val="4472C4" w:themeColor="accent1"/>
          <w:sz w:val="21"/>
          <w:szCs w:val="21"/>
        </w:rPr>
      </w:pPr>
      <w:r w:rsidRPr="0027253B">
        <w:rPr>
          <w:rFonts w:ascii="Consolas" w:hAnsi="Consolas"/>
          <w:color w:val="4472C4" w:themeColor="accent1"/>
          <w:sz w:val="21"/>
          <w:szCs w:val="21"/>
        </w:rPr>
        <w:t>        &lt;</w:t>
      </w:r>
      <w:proofErr w:type="spellStart"/>
      <w:r w:rsidRPr="0027253B">
        <w:rPr>
          <w:rFonts w:ascii="Consolas" w:hAnsi="Consolas"/>
          <w:color w:val="4472C4" w:themeColor="accent1"/>
          <w:sz w:val="21"/>
          <w:szCs w:val="21"/>
        </w:rPr>
        <w:t>meta</w:t>
      </w:r>
      <w:proofErr w:type="spellEnd"/>
      <w:r w:rsidRPr="0027253B">
        <w:rPr>
          <w:rFonts w:ascii="Consolas" w:hAnsi="Consolas"/>
          <w:color w:val="4472C4" w:themeColor="accent1"/>
          <w:sz w:val="21"/>
          <w:szCs w:val="21"/>
        </w:rPr>
        <w:t xml:space="preserve"> </w:t>
      </w:r>
      <w:proofErr w:type="spellStart"/>
      <w:r w:rsidRPr="0027253B">
        <w:rPr>
          <w:rFonts w:ascii="Consolas" w:hAnsi="Consolas"/>
          <w:color w:val="C00000"/>
          <w:sz w:val="21"/>
          <w:szCs w:val="21"/>
        </w:rPr>
        <w:t>charset</w:t>
      </w:r>
      <w:proofErr w:type="spellEnd"/>
      <w:r w:rsidRPr="0027253B">
        <w:rPr>
          <w:rFonts w:ascii="Consolas" w:hAnsi="Consolas"/>
          <w:color w:val="C00000"/>
          <w:sz w:val="21"/>
          <w:szCs w:val="21"/>
        </w:rPr>
        <w:t>="UTF-8</w:t>
      </w:r>
      <w:r w:rsidRPr="0027253B">
        <w:rPr>
          <w:rFonts w:ascii="Consolas" w:hAnsi="Consolas"/>
          <w:color w:val="4472C4" w:themeColor="accent1"/>
          <w:sz w:val="21"/>
          <w:szCs w:val="21"/>
        </w:rPr>
        <w:t>"&gt;</w:t>
      </w:r>
    </w:p>
    <w:p w14:paraId="7A53C8BC" w14:textId="77777777" w:rsidR="0027253B" w:rsidRPr="0027253B" w:rsidRDefault="0027253B" w:rsidP="000045F7">
      <w:pPr>
        <w:spacing w:line="285" w:lineRule="atLeast"/>
        <w:ind w:left="426" w:firstLine="709"/>
        <w:rPr>
          <w:rFonts w:ascii="Consolas" w:hAnsi="Consolas"/>
          <w:color w:val="4472C4" w:themeColor="accent1"/>
          <w:sz w:val="21"/>
          <w:szCs w:val="21"/>
        </w:rPr>
      </w:pPr>
      <w:r w:rsidRPr="0027253B">
        <w:rPr>
          <w:rFonts w:ascii="Consolas" w:hAnsi="Consolas"/>
          <w:color w:val="4472C4" w:themeColor="accent1"/>
          <w:sz w:val="21"/>
          <w:szCs w:val="21"/>
        </w:rPr>
        <w:t>    &lt;/</w:t>
      </w:r>
      <w:proofErr w:type="spellStart"/>
      <w:r w:rsidRPr="0027253B">
        <w:rPr>
          <w:rFonts w:ascii="Consolas" w:hAnsi="Consolas"/>
          <w:color w:val="4472C4" w:themeColor="accent1"/>
          <w:sz w:val="21"/>
          <w:szCs w:val="21"/>
        </w:rPr>
        <w:t>head</w:t>
      </w:r>
      <w:proofErr w:type="spellEnd"/>
      <w:r w:rsidRPr="0027253B">
        <w:rPr>
          <w:rFonts w:ascii="Consolas" w:hAnsi="Consolas"/>
          <w:color w:val="4472C4" w:themeColor="accent1"/>
          <w:sz w:val="21"/>
          <w:szCs w:val="21"/>
        </w:rPr>
        <w:t>&gt;</w:t>
      </w:r>
    </w:p>
    <w:p w14:paraId="7B48BB18" w14:textId="77777777" w:rsidR="0027253B" w:rsidRPr="0027253B" w:rsidRDefault="0027253B" w:rsidP="000045F7">
      <w:pPr>
        <w:spacing w:line="285" w:lineRule="atLeast"/>
        <w:ind w:left="426" w:firstLine="709"/>
        <w:rPr>
          <w:rFonts w:ascii="Consolas" w:hAnsi="Consolas"/>
          <w:color w:val="4472C4" w:themeColor="accent1"/>
          <w:sz w:val="21"/>
          <w:szCs w:val="21"/>
        </w:rPr>
      </w:pPr>
      <w:r w:rsidRPr="0027253B">
        <w:rPr>
          <w:rFonts w:ascii="Consolas" w:hAnsi="Consolas"/>
          <w:color w:val="4472C4" w:themeColor="accent1"/>
          <w:sz w:val="21"/>
          <w:szCs w:val="21"/>
        </w:rPr>
        <w:t>    &lt;</w:t>
      </w:r>
      <w:proofErr w:type="spellStart"/>
      <w:r w:rsidRPr="0027253B">
        <w:rPr>
          <w:rFonts w:ascii="Consolas" w:hAnsi="Consolas"/>
          <w:color w:val="4472C4" w:themeColor="accent1"/>
          <w:sz w:val="21"/>
          <w:szCs w:val="21"/>
        </w:rPr>
        <w:t>body</w:t>
      </w:r>
      <w:proofErr w:type="spellEnd"/>
      <w:r w:rsidRPr="0027253B">
        <w:rPr>
          <w:rFonts w:ascii="Consolas" w:hAnsi="Consolas"/>
          <w:color w:val="4472C4" w:themeColor="accent1"/>
          <w:sz w:val="21"/>
          <w:szCs w:val="21"/>
        </w:rPr>
        <w:t>&gt;</w:t>
      </w:r>
    </w:p>
    <w:p w14:paraId="303E9004" w14:textId="77777777" w:rsidR="0027253B" w:rsidRPr="0027253B" w:rsidRDefault="0027253B" w:rsidP="000045F7">
      <w:pPr>
        <w:spacing w:line="285" w:lineRule="atLeast"/>
        <w:ind w:left="426" w:firstLine="709"/>
        <w:rPr>
          <w:rFonts w:ascii="Consolas" w:hAnsi="Consolas"/>
          <w:color w:val="000000" w:themeColor="text1"/>
          <w:sz w:val="21"/>
          <w:szCs w:val="21"/>
        </w:rPr>
      </w:pPr>
      <w:r w:rsidRPr="0027253B">
        <w:rPr>
          <w:rFonts w:ascii="Consolas" w:hAnsi="Consolas"/>
          <w:color w:val="000000" w:themeColor="text1"/>
          <w:sz w:val="21"/>
          <w:szCs w:val="21"/>
        </w:rPr>
        <w:t xml:space="preserve">        </w:t>
      </w:r>
      <w:r w:rsidRPr="0027253B">
        <w:rPr>
          <w:rFonts w:ascii="Consolas" w:hAnsi="Consolas"/>
          <w:color w:val="4472C4" w:themeColor="accent1"/>
          <w:sz w:val="21"/>
          <w:szCs w:val="21"/>
        </w:rPr>
        <w:t>&lt;h1&gt;</w:t>
      </w:r>
      <w:r w:rsidRPr="0027253B">
        <w:rPr>
          <w:rFonts w:ascii="Consolas" w:hAnsi="Consolas"/>
          <w:color w:val="000000" w:themeColor="text1"/>
          <w:sz w:val="21"/>
          <w:szCs w:val="21"/>
        </w:rPr>
        <w:t>Кучак Вероніка Юріївна</w:t>
      </w:r>
      <w:r w:rsidRPr="0027253B">
        <w:rPr>
          <w:rFonts w:ascii="Consolas" w:hAnsi="Consolas"/>
          <w:color w:val="4472C4" w:themeColor="accent1"/>
          <w:sz w:val="21"/>
          <w:szCs w:val="21"/>
        </w:rPr>
        <w:t>&lt;/h1&gt;</w:t>
      </w:r>
    </w:p>
    <w:p w14:paraId="6B27AC83" w14:textId="77777777" w:rsidR="0027253B" w:rsidRPr="0027253B" w:rsidRDefault="0027253B" w:rsidP="000045F7">
      <w:pPr>
        <w:spacing w:line="285" w:lineRule="atLeast"/>
        <w:ind w:left="426" w:firstLine="709"/>
        <w:rPr>
          <w:rFonts w:ascii="Consolas" w:hAnsi="Consolas"/>
          <w:color w:val="000000" w:themeColor="text1"/>
          <w:sz w:val="21"/>
          <w:szCs w:val="21"/>
        </w:rPr>
      </w:pPr>
      <w:r w:rsidRPr="0027253B">
        <w:rPr>
          <w:rFonts w:ascii="Consolas" w:hAnsi="Consolas"/>
          <w:color w:val="000000" w:themeColor="text1"/>
          <w:sz w:val="21"/>
          <w:szCs w:val="21"/>
        </w:rPr>
        <w:t xml:space="preserve">        </w:t>
      </w:r>
      <w:r w:rsidRPr="0027253B">
        <w:rPr>
          <w:rFonts w:ascii="Consolas" w:hAnsi="Consolas"/>
          <w:color w:val="4472C4" w:themeColor="accent1"/>
          <w:sz w:val="21"/>
          <w:szCs w:val="21"/>
        </w:rPr>
        <w:t>&lt;p&gt;</w:t>
      </w:r>
      <w:r w:rsidRPr="0027253B">
        <w:rPr>
          <w:rFonts w:ascii="Consolas" w:hAnsi="Consolas"/>
          <w:color w:val="000000" w:themeColor="text1"/>
          <w:sz w:val="21"/>
          <w:szCs w:val="21"/>
        </w:rPr>
        <w:t>це мій перший сайт</w:t>
      </w:r>
      <w:r w:rsidRPr="0027253B">
        <w:rPr>
          <w:rFonts w:ascii="Consolas" w:hAnsi="Consolas"/>
          <w:color w:val="4472C4" w:themeColor="accent1"/>
          <w:sz w:val="21"/>
          <w:szCs w:val="21"/>
        </w:rPr>
        <w:t>&lt;/p&gt;</w:t>
      </w:r>
    </w:p>
    <w:p w14:paraId="6C120D3B" w14:textId="77777777" w:rsidR="0027253B" w:rsidRPr="0027253B" w:rsidRDefault="0027253B" w:rsidP="000045F7">
      <w:pPr>
        <w:spacing w:line="285" w:lineRule="atLeast"/>
        <w:ind w:left="426" w:firstLine="709"/>
        <w:rPr>
          <w:rFonts w:ascii="Consolas" w:hAnsi="Consolas"/>
          <w:color w:val="4472C4" w:themeColor="accent1"/>
          <w:sz w:val="21"/>
          <w:szCs w:val="21"/>
        </w:rPr>
      </w:pPr>
      <w:r w:rsidRPr="0027253B">
        <w:rPr>
          <w:rFonts w:ascii="Consolas" w:hAnsi="Consolas"/>
          <w:color w:val="000000" w:themeColor="text1"/>
          <w:sz w:val="21"/>
          <w:szCs w:val="21"/>
        </w:rPr>
        <w:t xml:space="preserve">    </w:t>
      </w:r>
      <w:r w:rsidRPr="0027253B">
        <w:rPr>
          <w:rFonts w:ascii="Consolas" w:hAnsi="Consolas"/>
          <w:color w:val="4472C4" w:themeColor="accent1"/>
          <w:sz w:val="21"/>
          <w:szCs w:val="21"/>
        </w:rPr>
        <w:t>&lt;/</w:t>
      </w:r>
      <w:proofErr w:type="spellStart"/>
      <w:r w:rsidRPr="0027253B">
        <w:rPr>
          <w:rFonts w:ascii="Consolas" w:hAnsi="Consolas"/>
          <w:color w:val="4472C4" w:themeColor="accent1"/>
          <w:sz w:val="21"/>
          <w:szCs w:val="21"/>
        </w:rPr>
        <w:t>body</w:t>
      </w:r>
      <w:proofErr w:type="spellEnd"/>
      <w:r w:rsidRPr="0027253B">
        <w:rPr>
          <w:rFonts w:ascii="Consolas" w:hAnsi="Consolas"/>
          <w:color w:val="4472C4" w:themeColor="accent1"/>
          <w:sz w:val="21"/>
          <w:szCs w:val="21"/>
        </w:rPr>
        <w:t>&gt;</w:t>
      </w:r>
    </w:p>
    <w:p w14:paraId="7CC4A1DE" w14:textId="423D8C65" w:rsidR="0027253B" w:rsidRPr="0027253B" w:rsidRDefault="0027253B" w:rsidP="000045F7">
      <w:pPr>
        <w:spacing w:line="285" w:lineRule="atLeast"/>
        <w:ind w:left="426" w:firstLine="709"/>
        <w:rPr>
          <w:rFonts w:ascii="Consolas" w:hAnsi="Consolas"/>
          <w:color w:val="4472C4" w:themeColor="accent1"/>
          <w:sz w:val="21"/>
          <w:szCs w:val="21"/>
        </w:rPr>
      </w:pPr>
      <w:r w:rsidRPr="0027253B">
        <w:rPr>
          <w:rFonts w:ascii="Consolas" w:hAnsi="Consolas"/>
          <w:color w:val="4472C4" w:themeColor="accent1"/>
          <w:sz w:val="21"/>
          <w:szCs w:val="21"/>
        </w:rPr>
        <w:t>&lt;/</w:t>
      </w:r>
      <w:proofErr w:type="spellStart"/>
      <w:r w:rsidRPr="0027253B">
        <w:rPr>
          <w:rFonts w:ascii="Consolas" w:hAnsi="Consolas"/>
          <w:color w:val="4472C4" w:themeColor="accent1"/>
          <w:sz w:val="21"/>
          <w:szCs w:val="21"/>
        </w:rPr>
        <w:t>html</w:t>
      </w:r>
      <w:proofErr w:type="spellEnd"/>
      <w:r w:rsidRPr="0027253B">
        <w:rPr>
          <w:rFonts w:ascii="Consolas" w:hAnsi="Consolas"/>
          <w:color w:val="4472C4" w:themeColor="accent1"/>
          <w:sz w:val="21"/>
          <w:szCs w:val="21"/>
        </w:rPr>
        <w:t>&gt;</w:t>
      </w:r>
    </w:p>
    <w:p w14:paraId="6D2C7A65" w14:textId="2DB3BE1A" w:rsidR="0027253B" w:rsidRDefault="0027253B" w:rsidP="000045F7">
      <w:pPr>
        <w:pStyle w:val="ae"/>
        <w:spacing w:before="0" w:beforeAutospacing="0" w:line="360" w:lineRule="auto"/>
        <w:ind w:left="786" w:firstLine="709"/>
        <w:rPr>
          <w:color w:val="000000" w:themeColor="text1"/>
          <w:sz w:val="28"/>
          <w:szCs w:val="28"/>
        </w:rPr>
      </w:pPr>
      <w:r w:rsidRPr="0027253B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6390C309" wp14:editId="455B5326">
            <wp:extent cx="5154481" cy="2926080"/>
            <wp:effectExtent l="0" t="0" r="8255" b="7620"/>
            <wp:docPr id="387627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6278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61706" cy="293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EDB3E" w14:textId="67C6F88B" w:rsidR="0027253B" w:rsidRDefault="0027253B" w:rsidP="000045F7">
      <w:pPr>
        <w:pStyle w:val="ae"/>
        <w:numPr>
          <w:ilvl w:val="0"/>
          <w:numId w:val="2"/>
        </w:numPr>
        <w:spacing w:before="0" w:beforeAutospacing="0" w:line="360" w:lineRule="auto"/>
        <w:ind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Заходжу до </w:t>
      </w:r>
      <w:r>
        <w:rPr>
          <w:color w:val="000000" w:themeColor="text1"/>
          <w:sz w:val="28"/>
          <w:szCs w:val="28"/>
          <w:lang w:val="en-US"/>
        </w:rPr>
        <w:t>FTP</w:t>
      </w:r>
      <w:r w:rsidRPr="0027253B">
        <w:rPr>
          <w:color w:val="000000" w:themeColor="text1"/>
          <w:sz w:val="28"/>
          <w:szCs w:val="28"/>
          <w:lang w:val="ru-RU"/>
        </w:rPr>
        <w:t>-</w:t>
      </w:r>
      <w:r>
        <w:rPr>
          <w:color w:val="000000" w:themeColor="text1"/>
          <w:sz w:val="28"/>
          <w:szCs w:val="28"/>
        </w:rPr>
        <w:t xml:space="preserve">аккаунту за допомогою </w:t>
      </w:r>
      <w:proofErr w:type="spellStart"/>
      <w:r>
        <w:rPr>
          <w:color w:val="000000" w:themeColor="text1"/>
          <w:sz w:val="28"/>
          <w:szCs w:val="28"/>
        </w:rPr>
        <w:t>відопвідної</w:t>
      </w:r>
      <w:proofErr w:type="spellEnd"/>
      <w:r>
        <w:rPr>
          <w:color w:val="000000" w:themeColor="text1"/>
          <w:sz w:val="28"/>
          <w:szCs w:val="28"/>
        </w:rPr>
        <w:t xml:space="preserve"> вкладки на сайті.</w:t>
      </w:r>
    </w:p>
    <w:p w14:paraId="63688A23" w14:textId="37F2565B" w:rsidR="0027253B" w:rsidRDefault="005F2817" w:rsidP="000045F7">
      <w:pPr>
        <w:pStyle w:val="ae"/>
        <w:spacing w:before="0" w:beforeAutospacing="0" w:line="360" w:lineRule="auto"/>
        <w:ind w:left="786" w:firstLine="709"/>
        <w:rPr>
          <w:color w:val="000000" w:themeColor="text1"/>
          <w:sz w:val="28"/>
          <w:szCs w:val="28"/>
          <w:lang w:val="en-US"/>
        </w:rPr>
      </w:pPr>
      <w:r w:rsidRPr="005F2817">
        <w:rPr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66E7ACBD" wp14:editId="5B91BF88">
            <wp:extent cx="4777740" cy="3056286"/>
            <wp:effectExtent l="0" t="0" r="3810" b="0"/>
            <wp:docPr id="1925240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240483" name=""/>
                    <pic:cNvPicPr/>
                  </pic:nvPicPr>
                  <pic:blipFill>
                    <a:blip r:embed="rId2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3718" cy="306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89269" w14:textId="3CD4CFF9" w:rsidR="005F2817" w:rsidRDefault="005F2817" w:rsidP="000045F7">
      <w:pPr>
        <w:pStyle w:val="ae"/>
        <w:spacing w:before="0" w:beforeAutospacing="0" w:line="360" w:lineRule="auto"/>
        <w:ind w:left="786"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Потім завантажую файл коду до</w:t>
      </w:r>
      <w:r w:rsidRPr="005F2817">
        <w:rPr>
          <w:color w:val="000000" w:themeColor="text1"/>
          <w:sz w:val="28"/>
          <w:szCs w:val="28"/>
          <w:lang w:val="ru-RU"/>
        </w:rPr>
        <w:t xml:space="preserve"> </w:t>
      </w:r>
      <w:r>
        <w:rPr>
          <w:color w:val="000000" w:themeColor="text1"/>
          <w:sz w:val="28"/>
          <w:szCs w:val="28"/>
        </w:rPr>
        <w:t>серверу.</w:t>
      </w:r>
    </w:p>
    <w:p w14:paraId="41234B03" w14:textId="5FC3774B" w:rsidR="005F2817" w:rsidRDefault="005F2817" w:rsidP="000045F7">
      <w:pPr>
        <w:pStyle w:val="ae"/>
        <w:spacing w:before="0" w:beforeAutospacing="0" w:line="360" w:lineRule="auto"/>
        <w:ind w:left="786" w:firstLine="709"/>
        <w:rPr>
          <w:color w:val="000000" w:themeColor="text1"/>
          <w:sz w:val="28"/>
          <w:szCs w:val="28"/>
        </w:rPr>
      </w:pPr>
      <w:r w:rsidRPr="005F2817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68C45E99" wp14:editId="016D9F60">
            <wp:extent cx="4870185" cy="1965960"/>
            <wp:effectExtent l="0" t="0" r="6985" b="0"/>
            <wp:docPr id="1492527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527992" name=""/>
                    <pic:cNvPicPr/>
                  </pic:nvPicPr>
                  <pic:blipFill>
                    <a:blip r:embed="rId2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4267" cy="1967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DFC0F" w14:textId="108DA306" w:rsidR="005F2817" w:rsidRDefault="005F2817" w:rsidP="000045F7">
      <w:pPr>
        <w:pStyle w:val="ae"/>
        <w:spacing w:before="0" w:beforeAutospacing="0" w:line="360" w:lineRule="auto"/>
        <w:ind w:left="786"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Відкривши сайт можна побачити що він працює. Текст написаний в коді відображується добре.</w:t>
      </w:r>
    </w:p>
    <w:p w14:paraId="24CDE6DF" w14:textId="6D5E17AE" w:rsidR="005F2817" w:rsidRDefault="005F2817" w:rsidP="000045F7">
      <w:pPr>
        <w:pStyle w:val="ae"/>
        <w:spacing w:before="0" w:beforeAutospacing="0" w:line="360" w:lineRule="auto"/>
        <w:ind w:left="786" w:firstLine="709"/>
        <w:rPr>
          <w:color w:val="000000" w:themeColor="text1"/>
          <w:sz w:val="28"/>
          <w:szCs w:val="28"/>
        </w:rPr>
      </w:pPr>
      <w:r w:rsidRPr="005F2817">
        <w:rPr>
          <w:noProof/>
          <w:color w:val="000000" w:themeColor="text1"/>
          <w:sz w:val="28"/>
          <w:szCs w:val="28"/>
        </w:rPr>
        <w:drawing>
          <wp:inline distT="0" distB="0" distL="0" distR="0" wp14:anchorId="4DBF6306" wp14:editId="6587C69E">
            <wp:extent cx="4381880" cy="3071126"/>
            <wp:effectExtent l="0" t="0" r="0" b="0"/>
            <wp:docPr id="2369798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979891" name=""/>
                    <pic:cNvPicPr/>
                  </pic:nvPicPr>
                  <pic:blipFill>
                    <a:blip r:embed="rId2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307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408A0" w14:textId="38A86F5D" w:rsidR="00FF659C" w:rsidRPr="00FF659C" w:rsidRDefault="00FF659C" w:rsidP="000045F7">
      <w:pPr>
        <w:pStyle w:val="ae"/>
        <w:spacing w:before="0" w:beforeAutospacing="0" w:line="360" w:lineRule="auto"/>
        <w:ind w:left="786"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Досліджуємо права на доступ до файлів. </w:t>
      </w:r>
      <w:r w:rsidRPr="00FF659C">
        <w:rPr>
          <w:color w:val="000000" w:themeColor="text1"/>
          <w:sz w:val="28"/>
          <w:szCs w:val="28"/>
        </w:rPr>
        <w:t xml:space="preserve">Самі права позначаються трьома літерами — </w:t>
      </w:r>
      <w:proofErr w:type="spellStart"/>
      <w:r w:rsidRPr="00FF659C">
        <w:rPr>
          <w:b/>
          <w:bCs/>
          <w:color w:val="000000" w:themeColor="text1"/>
          <w:sz w:val="28"/>
          <w:szCs w:val="28"/>
        </w:rPr>
        <w:t>rwx</w:t>
      </w:r>
      <w:proofErr w:type="spellEnd"/>
      <w:r>
        <w:rPr>
          <w:color w:val="000000" w:themeColor="text1"/>
          <w:sz w:val="28"/>
          <w:szCs w:val="28"/>
        </w:rPr>
        <w:t xml:space="preserve">. </w:t>
      </w:r>
      <w:r w:rsidRPr="00FF659C">
        <w:rPr>
          <w:color w:val="000000" w:themeColor="text1"/>
          <w:sz w:val="28"/>
          <w:szCs w:val="28"/>
        </w:rPr>
        <w:t>r (</w:t>
      </w:r>
      <w:proofErr w:type="spellStart"/>
      <w:r w:rsidRPr="00FF659C">
        <w:rPr>
          <w:color w:val="000000" w:themeColor="text1"/>
          <w:sz w:val="28"/>
          <w:szCs w:val="28"/>
        </w:rPr>
        <w:t>Read</w:t>
      </w:r>
      <w:proofErr w:type="spellEnd"/>
      <w:r w:rsidRPr="00FF659C">
        <w:rPr>
          <w:color w:val="000000" w:themeColor="text1"/>
          <w:sz w:val="28"/>
          <w:szCs w:val="28"/>
        </w:rPr>
        <w:t xml:space="preserve">) — право на </w:t>
      </w:r>
      <w:r w:rsidRPr="00FF659C">
        <w:rPr>
          <w:b/>
          <w:bCs/>
          <w:color w:val="000000" w:themeColor="text1"/>
          <w:sz w:val="28"/>
          <w:szCs w:val="28"/>
        </w:rPr>
        <w:t>читання</w:t>
      </w:r>
      <w:r w:rsidRPr="00FF659C">
        <w:rPr>
          <w:color w:val="000000" w:themeColor="text1"/>
          <w:sz w:val="28"/>
          <w:szCs w:val="28"/>
        </w:rPr>
        <w:t xml:space="preserve"> вмісту файлу або перегляд списку файлів у </w:t>
      </w:r>
      <w:proofErr w:type="spellStart"/>
      <w:r w:rsidRPr="00FF659C">
        <w:rPr>
          <w:color w:val="000000" w:themeColor="text1"/>
          <w:sz w:val="28"/>
          <w:szCs w:val="28"/>
        </w:rPr>
        <w:t>папці.w</w:t>
      </w:r>
      <w:proofErr w:type="spellEnd"/>
      <w:r w:rsidRPr="00FF659C">
        <w:rPr>
          <w:color w:val="000000" w:themeColor="text1"/>
          <w:sz w:val="28"/>
          <w:szCs w:val="28"/>
        </w:rPr>
        <w:t xml:space="preserve"> (</w:t>
      </w:r>
      <w:proofErr w:type="spellStart"/>
      <w:r w:rsidRPr="00FF659C">
        <w:rPr>
          <w:color w:val="000000" w:themeColor="text1"/>
          <w:sz w:val="28"/>
          <w:szCs w:val="28"/>
        </w:rPr>
        <w:t>Write</w:t>
      </w:r>
      <w:proofErr w:type="spellEnd"/>
      <w:r w:rsidRPr="00FF659C">
        <w:rPr>
          <w:color w:val="000000" w:themeColor="text1"/>
          <w:sz w:val="28"/>
          <w:szCs w:val="28"/>
        </w:rPr>
        <w:t xml:space="preserve">) — право на </w:t>
      </w:r>
      <w:r w:rsidRPr="00FF659C">
        <w:rPr>
          <w:b/>
          <w:bCs/>
          <w:color w:val="000000" w:themeColor="text1"/>
          <w:sz w:val="28"/>
          <w:szCs w:val="28"/>
        </w:rPr>
        <w:t>зміну</w:t>
      </w:r>
      <w:r w:rsidRPr="00FF659C">
        <w:rPr>
          <w:color w:val="000000" w:themeColor="text1"/>
          <w:sz w:val="28"/>
          <w:szCs w:val="28"/>
        </w:rPr>
        <w:t xml:space="preserve"> (запис) файлу або створення/видалення файлів у </w:t>
      </w:r>
      <w:proofErr w:type="spellStart"/>
      <w:r w:rsidRPr="00FF659C">
        <w:rPr>
          <w:color w:val="000000" w:themeColor="text1"/>
          <w:sz w:val="28"/>
          <w:szCs w:val="28"/>
        </w:rPr>
        <w:t>папці.x</w:t>
      </w:r>
      <w:proofErr w:type="spellEnd"/>
      <w:r w:rsidRPr="00FF659C">
        <w:rPr>
          <w:color w:val="000000" w:themeColor="text1"/>
          <w:sz w:val="28"/>
          <w:szCs w:val="28"/>
        </w:rPr>
        <w:t xml:space="preserve"> (</w:t>
      </w:r>
      <w:proofErr w:type="spellStart"/>
      <w:r w:rsidRPr="00FF659C">
        <w:rPr>
          <w:color w:val="000000" w:themeColor="text1"/>
          <w:sz w:val="28"/>
          <w:szCs w:val="28"/>
        </w:rPr>
        <w:t>Execute</w:t>
      </w:r>
      <w:proofErr w:type="spellEnd"/>
      <w:r w:rsidRPr="00FF659C">
        <w:rPr>
          <w:color w:val="000000" w:themeColor="text1"/>
          <w:sz w:val="28"/>
          <w:szCs w:val="28"/>
        </w:rPr>
        <w:t xml:space="preserve">) — право на </w:t>
      </w:r>
      <w:r w:rsidRPr="00FF659C">
        <w:rPr>
          <w:b/>
          <w:bCs/>
          <w:color w:val="000000" w:themeColor="text1"/>
          <w:sz w:val="28"/>
          <w:szCs w:val="28"/>
        </w:rPr>
        <w:t>виконання</w:t>
      </w:r>
      <w:r w:rsidRPr="00FF659C">
        <w:rPr>
          <w:color w:val="000000" w:themeColor="text1"/>
          <w:sz w:val="28"/>
          <w:szCs w:val="28"/>
        </w:rPr>
        <w:t xml:space="preserve"> файлу (якщо це скрипт або програма) або вхід до папки.</w:t>
      </w:r>
      <w:r w:rsidRPr="00FF659C">
        <w:rPr>
          <w:rFonts w:ascii="Ubuntu" w:hAnsi="Ubuntu"/>
          <w:color w:val="141832"/>
          <w:sz w:val="31"/>
          <w:szCs w:val="31"/>
        </w:rPr>
        <w:t xml:space="preserve"> </w:t>
      </w:r>
      <w:r w:rsidRPr="00FF659C">
        <w:rPr>
          <w:color w:val="000000" w:themeColor="text1"/>
          <w:sz w:val="28"/>
          <w:szCs w:val="28"/>
        </w:rPr>
        <w:t>Він базується на числах, де кожне право має свою вагу:</w:t>
      </w:r>
    </w:p>
    <w:p w14:paraId="23DBA20A" w14:textId="77777777" w:rsidR="00FF659C" w:rsidRPr="00FF659C" w:rsidRDefault="00FF659C" w:rsidP="000045F7">
      <w:pPr>
        <w:pStyle w:val="ae"/>
        <w:numPr>
          <w:ilvl w:val="0"/>
          <w:numId w:val="9"/>
        </w:numPr>
        <w:spacing w:before="0" w:beforeAutospacing="0" w:line="360" w:lineRule="auto"/>
        <w:ind w:firstLine="709"/>
        <w:rPr>
          <w:color w:val="000000" w:themeColor="text1"/>
          <w:sz w:val="28"/>
          <w:szCs w:val="28"/>
        </w:rPr>
      </w:pPr>
      <w:r w:rsidRPr="00FF659C">
        <w:rPr>
          <w:color w:val="000000" w:themeColor="text1"/>
          <w:sz w:val="28"/>
          <w:szCs w:val="28"/>
        </w:rPr>
        <w:t xml:space="preserve">r (читання) = </w:t>
      </w:r>
      <w:r w:rsidRPr="00FF659C">
        <w:rPr>
          <w:b/>
          <w:bCs/>
          <w:color w:val="000000" w:themeColor="text1"/>
          <w:sz w:val="28"/>
          <w:szCs w:val="28"/>
        </w:rPr>
        <w:t>4</w:t>
      </w:r>
    </w:p>
    <w:p w14:paraId="687C843B" w14:textId="77777777" w:rsidR="00FF659C" w:rsidRDefault="00FF659C" w:rsidP="000045F7">
      <w:pPr>
        <w:pStyle w:val="ae"/>
        <w:numPr>
          <w:ilvl w:val="0"/>
          <w:numId w:val="9"/>
        </w:numPr>
        <w:spacing w:before="0" w:beforeAutospacing="0" w:line="360" w:lineRule="auto"/>
        <w:ind w:firstLine="709"/>
        <w:rPr>
          <w:color w:val="000000" w:themeColor="text1"/>
          <w:sz w:val="28"/>
          <w:szCs w:val="28"/>
        </w:rPr>
      </w:pPr>
      <w:r w:rsidRPr="00FF659C">
        <w:rPr>
          <w:color w:val="000000" w:themeColor="text1"/>
          <w:sz w:val="28"/>
          <w:szCs w:val="28"/>
        </w:rPr>
        <w:t xml:space="preserve">w (запис) = </w:t>
      </w:r>
      <w:r w:rsidRPr="00FF659C">
        <w:rPr>
          <w:b/>
          <w:bCs/>
          <w:color w:val="000000" w:themeColor="text1"/>
          <w:sz w:val="28"/>
          <w:szCs w:val="28"/>
        </w:rPr>
        <w:t>2</w:t>
      </w:r>
    </w:p>
    <w:p w14:paraId="5652D456" w14:textId="0BB068AC" w:rsidR="00FF659C" w:rsidRDefault="00FF659C" w:rsidP="000045F7">
      <w:pPr>
        <w:pStyle w:val="ae"/>
        <w:numPr>
          <w:ilvl w:val="0"/>
          <w:numId w:val="9"/>
        </w:numPr>
        <w:spacing w:before="0" w:beforeAutospacing="0" w:line="360" w:lineRule="auto"/>
        <w:ind w:firstLine="709"/>
        <w:rPr>
          <w:color w:val="000000" w:themeColor="text1"/>
          <w:sz w:val="28"/>
          <w:szCs w:val="28"/>
        </w:rPr>
      </w:pPr>
      <w:r w:rsidRPr="00FF659C">
        <w:rPr>
          <w:color w:val="000000" w:themeColor="text1"/>
          <w:sz w:val="28"/>
          <w:szCs w:val="28"/>
        </w:rPr>
        <w:t xml:space="preserve">x (виконання) = </w:t>
      </w:r>
      <w:r w:rsidRPr="00FF659C">
        <w:rPr>
          <w:b/>
          <w:bCs/>
          <w:color w:val="000000" w:themeColor="text1"/>
          <w:sz w:val="28"/>
          <w:szCs w:val="28"/>
        </w:rPr>
        <w:t>1</w:t>
      </w:r>
    </w:p>
    <w:p w14:paraId="764ED8CA" w14:textId="36AA38E1" w:rsidR="00FF659C" w:rsidRDefault="00FF659C" w:rsidP="000045F7">
      <w:pPr>
        <w:pStyle w:val="ae"/>
        <w:spacing w:before="0" w:beforeAutospacing="0" w:line="360" w:lineRule="auto"/>
        <w:ind w:left="851"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Тому виходить, що якщо у власника є всі три доступи (</w:t>
      </w:r>
      <w:proofErr w:type="spellStart"/>
      <w:r>
        <w:rPr>
          <w:color w:val="000000" w:themeColor="text1"/>
          <w:sz w:val="28"/>
          <w:szCs w:val="28"/>
          <w:lang w:val="en-US"/>
        </w:rPr>
        <w:t>rwx</w:t>
      </w:r>
      <w:proofErr w:type="spellEnd"/>
      <w:r>
        <w:rPr>
          <w:color w:val="000000" w:themeColor="text1"/>
          <w:sz w:val="28"/>
          <w:szCs w:val="28"/>
        </w:rPr>
        <w:t>)</w:t>
      </w:r>
      <w:r w:rsidRPr="00FF659C">
        <w:rPr>
          <w:color w:val="000000" w:themeColor="text1"/>
          <w:sz w:val="28"/>
          <w:szCs w:val="28"/>
          <w:lang w:val="ru-RU"/>
        </w:rPr>
        <w:t xml:space="preserve"> </w:t>
      </w:r>
      <w:r>
        <w:rPr>
          <w:color w:val="000000" w:themeColor="text1"/>
          <w:sz w:val="28"/>
          <w:szCs w:val="28"/>
        </w:rPr>
        <w:t>вага буде = 4+2+1=7. У нашому випадку вага для власника та групи є однакова.</w:t>
      </w:r>
    </w:p>
    <w:p w14:paraId="53CD6DE3" w14:textId="4F4D8007" w:rsidR="00577831" w:rsidRDefault="00FF659C" w:rsidP="000045F7">
      <w:pPr>
        <w:pStyle w:val="ae"/>
        <w:spacing w:before="0" w:beforeAutospacing="0" w:line="360" w:lineRule="auto"/>
        <w:ind w:left="786" w:firstLine="709"/>
        <w:rPr>
          <w:color w:val="000000" w:themeColor="text1"/>
          <w:sz w:val="28"/>
          <w:szCs w:val="28"/>
          <w:lang w:val="en-US"/>
        </w:rPr>
      </w:pPr>
      <w:r w:rsidRPr="00577831">
        <w:rPr>
          <w:noProof/>
          <w:color w:val="000000" w:themeColor="text1"/>
          <w:sz w:val="28"/>
          <w:szCs w:val="28"/>
        </w:rPr>
        <w:drawing>
          <wp:inline distT="0" distB="0" distL="0" distR="0" wp14:anchorId="6B3564E2" wp14:editId="24DB83B4">
            <wp:extent cx="5143500" cy="2604567"/>
            <wp:effectExtent l="0" t="0" r="0" b="5715"/>
            <wp:docPr id="17253303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330305" name=""/>
                    <pic:cNvPicPr/>
                  </pic:nvPicPr>
                  <pic:blipFill>
                    <a:blip r:embed="rId2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0549" cy="260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E625C" w14:textId="45D6388B" w:rsidR="005E6CE8" w:rsidRDefault="005E6CE8" w:rsidP="000045F7">
      <w:pPr>
        <w:pStyle w:val="ae"/>
        <w:spacing w:before="0" w:beforeAutospacing="0" w:line="360" w:lineRule="auto"/>
        <w:ind w:left="851"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На разі наш сайт незахищений. У нас нема </w:t>
      </w:r>
      <w:r>
        <w:rPr>
          <w:color w:val="000000" w:themeColor="text1"/>
          <w:sz w:val="28"/>
          <w:szCs w:val="28"/>
          <w:lang w:val="en-US"/>
        </w:rPr>
        <w:t>SSL</w:t>
      </w:r>
      <w:r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ru-RU"/>
        </w:rPr>
        <w:t xml:space="preserve">– </w:t>
      </w:r>
      <w:proofErr w:type="spellStart"/>
      <w:r>
        <w:rPr>
          <w:color w:val="000000" w:themeColor="text1"/>
          <w:sz w:val="28"/>
          <w:szCs w:val="28"/>
          <w:lang w:val="ru-RU"/>
        </w:rPr>
        <w:t>сертифікату</w:t>
      </w:r>
      <w:proofErr w:type="spellEnd"/>
      <w:r>
        <w:rPr>
          <w:color w:val="000000" w:themeColor="text1"/>
          <w:sz w:val="28"/>
          <w:szCs w:val="28"/>
          <w:lang w:val="ru-RU"/>
        </w:rPr>
        <w:t xml:space="preserve">, </w:t>
      </w:r>
      <w:r>
        <w:rPr>
          <w:color w:val="000000" w:themeColor="text1"/>
          <w:sz w:val="28"/>
          <w:szCs w:val="28"/>
        </w:rPr>
        <w:t xml:space="preserve">який видається довіреною організацією та підтверджує справжність ресурсу. Важливо мати цей сертифікат на випадок перехоплення даних. Якщо сайт використовує </w:t>
      </w:r>
      <w:r>
        <w:rPr>
          <w:color w:val="000000" w:themeColor="text1"/>
          <w:sz w:val="28"/>
          <w:szCs w:val="28"/>
          <w:lang w:val="en-US"/>
        </w:rPr>
        <w:t>HTTPS</w:t>
      </w:r>
      <w:r>
        <w:rPr>
          <w:color w:val="000000" w:themeColor="text1"/>
          <w:sz w:val="28"/>
          <w:szCs w:val="28"/>
        </w:rPr>
        <w:t xml:space="preserve"> + </w:t>
      </w:r>
      <w:r>
        <w:rPr>
          <w:color w:val="000000" w:themeColor="text1"/>
          <w:sz w:val="28"/>
          <w:szCs w:val="28"/>
          <w:lang w:val="en-US"/>
        </w:rPr>
        <w:t>SSL</w:t>
      </w:r>
      <w:r>
        <w:rPr>
          <w:color w:val="000000" w:themeColor="text1"/>
          <w:sz w:val="28"/>
          <w:szCs w:val="28"/>
        </w:rPr>
        <w:t xml:space="preserve"> між браузером та сервером утворюється закодований сейф.</w:t>
      </w:r>
    </w:p>
    <w:p w14:paraId="385DFDD1" w14:textId="7D2720A4" w:rsidR="005E6CE8" w:rsidRDefault="005E6CE8" w:rsidP="000045F7">
      <w:pPr>
        <w:pStyle w:val="ae"/>
        <w:numPr>
          <w:ilvl w:val="0"/>
          <w:numId w:val="2"/>
        </w:numPr>
        <w:spacing w:before="0" w:beforeAutospacing="0" w:line="360" w:lineRule="auto"/>
        <w:ind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Досліджую сторінку </w:t>
      </w:r>
      <w:proofErr w:type="spellStart"/>
      <w:r>
        <w:rPr>
          <w:color w:val="000000" w:themeColor="text1"/>
          <w:sz w:val="28"/>
          <w:szCs w:val="28"/>
          <w:lang w:val="en-US"/>
        </w:rPr>
        <w:t>Devtools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. </w:t>
      </w:r>
    </w:p>
    <w:p w14:paraId="354F3923" w14:textId="6A81BB6E" w:rsidR="001E5C96" w:rsidRDefault="001E5C96" w:rsidP="000045F7">
      <w:pPr>
        <w:pStyle w:val="ae"/>
        <w:spacing w:before="0" w:beforeAutospacing="0" w:line="360" w:lineRule="auto"/>
        <w:ind w:left="426" w:firstLine="709"/>
        <w:rPr>
          <w:color w:val="000000" w:themeColor="text1"/>
          <w:sz w:val="28"/>
          <w:szCs w:val="28"/>
        </w:rPr>
      </w:pPr>
      <w:r w:rsidRPr="001E5C96">
        <w:rPr>
          <w:noProof/>
          <w:color w:val="000000" w:themeColor="text1"/>
          <w:sz w:val="28"/>
          <w:szCs w:val="28"/>
        </w:rPr>
        <w:drawing>
          <wp:inline distT="0" distB="0" distL="0" distR="0" wp14:anchorId="0E004CD2" wp14:editId="6447FDAA">
            <wp:extent cx="4866005" cy="2434265"/>
            <wp:effectExtent l="0" t="0" r="0" b="4445"/>
            <wp:docPr id="10765703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570395" name=""/>
                    <pic:cNvPicPr/>
                  </pic:nvPicPr>
                  <pic:blipFill>
                    <a:blip r:embed="rId2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961" cy="243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B70F6" w14:textId="2F4AD3C1" w:rsidR="001E5C96" w:rsidRDefault="001E5C96" w:rsidP="000045F7">
      <w:pPr>
        <w:pStyle w:val="ae"/>
        <w:spacing w:before="0" w:beforeAutospacing="0" w:line="360" w:lineRule="auto"/>
        <w:ind w:left="851" w:firstLine="709"/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</w:rPr>
        <w:lastRenderedPageBreak/>
        <w:t xml:space="preserve">В </w:t>
      </w:r>
      <w:proofErr w:type="spellStart"/>
      <w:r>
        <w:rPr>
          <w:color w:val="000000" w:themeColor="text1"/>
          <w:sz w:val="28"/>
          <w:szCs w:val="28"/>
          <w:lang w:val="en-US"/>
        </w:rPr>
        <w:t>Devtools</w:t>
      </w:r>
      <w:proofErr w:type="spellEnd"/>
      <w:r>
        <w:rPr>
          <w:color w:val="000000" w:themeColor="text1"/>
          <w:sz w:val="28"/>
          <w:szCs w:val="28"/>
        </w:rPr>
        <w:t xml:space="preserve"> можна змінювати код сайту, проте всі зміни будуть тимчасовими, та зникнуть якщо </w:t>
      </w:r>
      <w:proofErr w:type="spellStart"/>
      <w:r>
        <w:rPr>
          <w:color w:val="000000" w:themeColor="text1"/>
          <w:sz w:val="28"/>
          <w:szCs w:val="28"/>
        </w:rPr>
        <w:t>перезагрузити</w:t>
      </w:r>
      <w:proofErr w:type="spellEnd"/>
      <w:r>
        <w:rPr>
          <w:color w:val="000000" w:themeColor="text1"/>
          <w:sz w:val="28"/>
          <w:szCs w:val="28"/>
        </w:rPr>
        <w:t xml:space="preserve"> сайт. Я спробую змінити колір текстів на сайті суто в </w:t>
      </w:r>
      <w:proofErr w:type="spellStart"/>
      <w:r>
        <w:rPr>
          <w:color w:val="000000" w:themeColor="text1"/>
          <w:sz w:val="28"/>
          <w:szCs w:val="28"/>
          <w:lang w:val="en-US"/>
        </w:rPr>
        <w:t>devtools</w:t>
      </w:r>
      <w:proofErr w:type="spellEnd"/>
      <w:r w:rsidRPr="001E5C96">
        <w:rPr>
          <w:color w:val="000000" w:themeColor="text1"/>
          <w:sz w:val="28"/>
          <w:szCs w:val="28"/>
          <w:lang w:val="ru-RU"/>
        </w:rPr>
        <w:t xml:space="preserve">. </w:t>
      </w:r>
    </w:p>
    <w:p w14:paraId="76DDF86F" w14:textId="1831F0D8" w:rsidR="001E5C96" w:rsidRDefault="003A122D" w:rsidP="000045F7">
      <w:pPr>
        <w:pStyle w:val="ae"/>
        <w:spacing w:before="0" w:beforeAutospacing="0" w:line="360" w:lineRule="auto"/>
        <w:ind w:left="426" w:firstLine="709"/>
        <w:rPr>
          <w:color w:val="000000" w:themeColor="text1"/>
          <w:sz w:val="28"/>
          <w:szCs w:val="28"/>
          <w:lang w:val="en-US"/>
        </w:rPr>
      </w:pPr>
      <w:r w:rsidRPr="003A122D">
        <w:rPr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4EF13F52" wp14:editId="001C99E1">
            <wp:extent cx="4914900" cy="2366943"/>
            <wp:effectExtent l="0" t="0" r="0" b="0"/>
            <wp:docPr id="5930304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030443" name=""/>
                    <pic:cNvPicPr/>
                  </pic:nvPicPr>
                  <pic:blipFill>
                    <a:blip r:embed="rId2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9460" cy="237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B11F1" w14:textId="32301E51" w:rsidR="003A122D" w:rsidRDefault="003A122D" w:rsidP="000045F7">
      <w:pPr>
        <w:pStyle w:val="ae"/>
        <w:spacing w:before="0" w:beforeAutospacing="0" w:line="360" w:lineRule="auto"/>
        <w:ind w:left="851"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Це можна легко зробити через вкладку </w:t>
      </w:r>
      <w:r>
        <w:rPr>
          <w:color w:val="000000" w:themeColor="text1"/>
          <w:sz w:val="28"/>
          <w:szCs w:val="28"/>
          <w:lang w:val="en-US"/>
        </w:rPr>
        <w:t>elements</w:t>
      </w:r>
      <w:r>
        <w:rPr>
          <w:color w:val="000000" w:themeColor="text1"/>
          <w:sz w:val="28"/>
          <w:szCs w:val="28"/>
        </w:rPr>
        <w:t>. Щоб редагувати елемент треба двічі клацнути на елемент який бажаємо змінити.</w:t>
      </w:r>
    </w:p>
    <w:p w14:paraId="7804D7AA" w14:textId="486F4E6D" w:rsidR="00614669" w:rsidRPr="00614669" w:rsidRDefault="00614669" w:rsidP="000045F7">
      <w:pPr>
        <w:pStyle w:val="ae"/>
        <w:numPr>
          <w:ilvl w:val="0"/>
          <w:numId w:val="2"/>
        </w:numPr>
        <w:spacing w:before="0" w:beforeAutospacing="0" w:line="360" w:lineRule="auto"/>
        <w:ind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Я не дуже впевнена яку ідею хочу зробити, проте я впевнена що це буде сайт для кафе\ перукарні. Перукарня буде в японському стилі, саме тому сайт повинен показувати цю естетику. За допомогою сайту </w:t>
      </w:r>
      <w:r w:rsidRPr="00614669">
        <w:rPr>
          <w:color w:val="000000" w:themeColor="text1"/>
          <w:sz w:val="28"/>
          <w:szCs w:val="28"/>
        </w:rPr>
        <w:t>milanote.com</w:t>
      </w:r>
      <w:r>
        <w:rPr>
          <w:color w:val="000000" w:themeColor="text1"/>
          <w:sz w:val="28"/>
          <w:szCs w:val="28"/>
        </w:rPr>
        <w:t xml:space="preserve"> я змогла зібрати декілька фотографій щоб описати цю ідею</w:t>
      </w:r>
      <w:r w:rsidRPr="00614669">
        <w:rPr>
          <w:color w:val="000000" w:themeColor="text1"/>
          <w:sz w:val="28"/>
          <w:szCs w:val="28"/>
          <w:lang w:val="ru-RU"/>
        </w:rPr>
        <w:t xml:space="preserve">. </w:t>
      </w:r>
      <w:r w:rsidRPr="00614669">
        <w:rPr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71207A6B" wp14:editId="14584957">
            <wp:extent cx="5280660" cy="2728807"/>
            <wp:effectExtent l="0" t="0" r="0" b="0"/>
            <wp:docPr id="1485491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49154" name=""/>
                    <pic:cNvPicPr/>
                  </pic:nvPicPr>
                  <pic:blipFill>
                    <a:blip r:embed="rId2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0011" cy="273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0BA8B" w14:textId="158387CD" w:rsidR="00614669" w:rsidRDefault="00614669" w:rsidP="000045F7">
      <w:pPr>
        <w:pStyle w:val="ae"/>
        <w:spacing w:before="0" w:beforeAutospacing="0" w:line="360" w:lineRule="auto"/>
        <w:ind w:left="786"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Друга ж ідея це</w:t>
      </w:r>
      <w:r w:rsidR="00EE0519">
        <w:rPr>
          <w:color w:val="000000" w:themeColor="text1"/>
          <w:sz w:val="28"/>
          <w:szCs w:val="28"/>
        </w:rPr>
        <w:t xml:space="preserve"> кафе з морозивом на березі острову. Використовуючи той ж сайт я збираю пару фотографій щоб донести ідею.</w:t>
      </w:r>
    </w:p>
    <w:p w14:paraId="25390966" w14:textId="7AF108A0" w:rsidR="00EE0519" w:rsidRPr="0081617B" w:rsidRDefault="00EE0519" w:rsidP="000045F7">
      <w:pPr>
        <w:pStyle w:val="ae"/>
        <w:spacing w:before="0" w:beforeAutospacing="0" w:line="360" w:lineRule="auto"/>
        <w:ind w:left="786" w:firstLine="709"/>
        <w:rPr>
          <w:color w:val="000000" w:themeColor="text1"/>
          <w:sz w:val="28"/>
          <w:szCs w:val="28"/>
          <w:lang w:val="ru-RU"/>
        </w:rPr>
      </w:pPr>
      <w:r w:rsidRPr="00EE0519">
        <w:rPr>
          <w:noProof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2EF81F09" wp14:editId="1A0243E2">
            <wp:extent cx="5364480" cy="2385326"/>
            <wp:effectExtent l="0" t="0" r="7620" b="0"/>
            <wp:docPr id="229544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544635" name=""/>
                    <pic:cNvPicPr/>
                  </pic:nvPicPr>
                  <pic:blipFill>
                    <a:blip r:embed="rId2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8652" cy="2391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246A2" w14:textId="4EA50507" w:rsidR="00EE0519" w:rsidRDefault="00EE0519" w:rsidP="000045F7">
      <w:pPr>
        <w:pStyle w:val="ae"/>
        <w:spacing w:before="0" w:beforeAutospacing="0" w:line="360" w:lineRule="auto"/>
        <w:ind w:left="786"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Цей сайт повинен запропонувати багато варіантів </w:t>
      </w:r>
      <w:proofErr w:type="spellStart"/>
      <w:r>
        <w:rPr>
          <w:color w:val="000000" w:themeColor="text1"/>
          <w:sz w:val="28"/>
          <w:szCs w:val="28"/>
        </w:rPr>
        <w:t>смаколиків</w:t>
      </w:r>
      <w:proofErr w:type="spellEnd"/>
      <w:r>
        <w:rPr>
          <w:color w:val="000000" w:themeColor="text1"/>
          <w:sz w:val="28"/>
          <w:szCs w:val="28"/>
        </w:rPr>
        <w:t xml:space="preserve"> під час літнього періоду. Хочеться використати фіолетові тони + інтегрувати море як частину дизайну. Звісно ж не забути морозиво як головну ідею.</w:t>
      </w:r>
    </w:p>
    <w:p w14:paraId="75886BD3" w14:textId="77777777" w:rsidR="006D33FF" w:rsidRDefault="006D33FF" w:rsidP="00614669">
      <w:pPr>
        <w:pStyle w:val="ae"/>
        <w:spacing w:before="0" w:beforeAutospacing="0" w:line="360" w:lineRule="auto"/>
        <w:ind w:left="786"/>
        <w:rPr>
          <w:color w:val="000000" w:themeColor="text1"/>
          <w:sz w:val="28"/>
          <w:szCs w:val="28"/>
        </w:rPr>
      </w:pPr>
    </w:p>
    <w:p w14:paraId="6D8D70C1" w14:textId="77777777" w:rsidR="006D33FF" w:rsidRDefault="006D33FF" w:rsidP="00614669">
      <w:pPr>
        <w:pStyle w:val="ae"/>
        <w:spacing w:before="0" w:beforeAutospacing="0" w:line="360" w:lineRule="auto"/>
        <w:ind w:left="786"/>
        <w:rPr>
          <w:color w:val="000000" w:themeColor="text1"/>
          <w:sz w:val="28"/>
          <w:szCs w:val="28"/>
        </w:rPr>
      </w:pPr>
    </w:p>
    <w:p w14:paraId="30A5D1EF" w14:textId="77777777" w:rsidR="006D33FF" w:rsidRDefault="006D33FF" w:rsidP="00614669">
      <w:pPr>
        <w:pStyle w:val="ae"/>
        <w:spacing w:before="0" w:beforeAutospacing="0" w:line="360" w:lineRule="auto"/>
        <w:ind w:left="786"/>
        <w:rPr>
          <w:color w:val="000000" w:themeColor="text1"/>
          <w:sz w:val="28"/>
          <w:szCs w:val="28"/>
        </w:rPr>
      </w:pPr>
    </w:p>
    <w:p w14:paraId="3D01FACF" w14:textId="77777777" w:rsidR="006D33FF" w:rsidRDefault="006D33FF" w:rsidP="00614669">
      <w:pPr>
        <w:pStyle w:val="ae"/>
        <w:spacing w:before="0" w:beforeAutospacing="0" w:line="360" w:lineRule="auto"/>
        <w:ind w:left="786"/>
        <w:rPr>
          <w:color w:val="000000" w:themeColor="text1"/>
          <w:sz w:val="28"/>
          <w:szCs w:val="28"/>
        </w:rPr>
      </w:pPr>
    </w:p>
    <w:p w14:paraId="4FCFEDCA" w14:textId="67D70A4A" w:rsidR="00EE0519" w:rsidRDefault="006D33FF" w:rsidP="006D33FF">
      <w:pPr>
        <w:pStyle w:val="ae"/>
        <w:spacing w:before="0" w:beforeAutospacing="0" w:line="360" w:lineRule="auto"/>
        <w:ind w:left="786"/>
        <w:jc w:val="center"/>
        <w:rPr>
          <w:b/>
          <w:bCs/>
          <w:color w:val="000000" w:themeColor="text1"/>
          <w:sz w:val="28"/>
          <w:szCs w:val="28"/>
        </w:rPr>
      </w:pPr>
      <w:r w:rsidRPr="006D33FF">
        <w:rPr>
          <w:b/>
          <w:bCs/>
          <w:color w:val="000000" w:themeColor="text1"/>
          <w:sz w:val="28"/>
          <w:szCs w:val="28"/>
        </w:rPr>
        <w:t>Висновок</w:t>
      </w:r>
    </w:p>
    <w:p w14:paraId="626FCB12" w14:textId="588CC23D" w:rsidR="00C35CB2" w:rsidRPr="002A61E3" w:rsidRDefault="006D33FF" w:rsidP="002A61E3">
      <w:pPr>
        <w:pStyle w:val="ae"/>
        <w:spacing w:before="0" w:beforeAutospacing="0" w:line="360" w:lineRule="auto"/>
        <w:ind w:left="786" w:firstLine="630"/>
        <w:jc w:val="both"/>
        <w:rPr>
          <w:color w:val="1D2125"/>
          <w:sz w:val="28"/>
          <w:szCs w:val="28"/>
          <w:lang w:val="en-US"/>
        </w:rPr>
      </w:pPr>
      <w:r w:rsidRPr="00813F67">
        <w:rPr>
          <w:sz w:val="28"/>
          <w:szCs w:val="28"/>
        </w:rPr>
        <w:t>В ході даної лабораторної роботи було опрацьовано теоретичний матеріал по архітектурі комп’ютерних мереж, принципу їх роботи.</w:t>
      </w:r>
      <w:r>
        <w:rPr>
          <w:sz w:val="28"/>
          <w:szCs w:val="28"/>
        </w:rPr>
        <w:t xml:space="preserve"> Виявлено що </w:t>
      </w:r>
      <w:r>
        <w:rPr>
          <w:sz w:val="28"/>
          <w:szCs w:val="28"/>
          <w:lang w:val="en-US"/>
        </w:rPr>
        <w:t>IP</w:t>
      </w:r>
      <w:r>
        <w:rPr>
          <w:sz w:val="28"/>
          <w:szCs w:val="28"/>
        </w:rPr>
        <w:t xml:space="preserve"> – адреса = </w:t>
      </w:r>
      <w:r w:rsidRPr="00A06923">
        <w:rPr>
          <w:color w:val="1D2125"/>
          <w:sz w:val="28"/>
          <w:szCs w:val="28"/>
        </w:rPr>
        <w:t>10.127.140.202</w:t>
      </w:r>
      <w:r>
        <w:rPr>
          <w:color w:val="1D2125"/>
          <w:sz w:val="28"/>
          <w:szCs w:val="28"/>
        </w:rPr>
        <w:t xml:space="preserve">, є </w:t>
      </w:r>
      <w:proofErr w:type="spellStart"/>
      <w:r>
        <w:rPr>
          <w:color w:val="1D2125"/>
          <w:sz w:val="28"/>
          <w:szCs w:val="28"/>
          <w:lang w:val="en-US"/>
        </w:rPr>
        <w:t>IPv</w:t>
      </w:r>
      <w:proofErr w:type="spellEnd"/>
      <w:r w:rsidRPr="0081617B">
        <w:rPr>
          <w:color w:val="1D2125"/>
          <w:sz w:val="28"/>
          <w:szCs w:val="28"/>
          <w:lang w:val="ru-RU"/>
        </w:rPr>
        <w:t xml:space="preserve">4. </w:t>
      </w:r>
      <w:r w:rsidR="0081617B">
        <w:rPr>
          <w:color w:val="1D2125"/>
          <w:sz w:val="28"/>
          <w:szCs w:val="28"/>
          <w:lang w:val="en-US"/>
        </w:rPr>
        <w:t>DNS</w:t>
      </w:r>
      <w:r w:rsidR="0081617B" w:rsidRPr="0081617B">
        <w:rPr>
          <w:color w:val="1D2125"/>
          <w:sz w:val="28"/>
          <w:szCs w:val="28"/>
          <w:lang w:val="ru-RU"/>
        </w:rPr>
        <w:t xml:space="preserve"> </w:t>
      </w:r>
      <w:r w:rsidR="0081617B">
        <w:rPr>
          <w:color w:val="1D2125"/>
          <w:sz w:val="28"/>
          <w:szCs w:val="28"/>
        </w:rPr>
        <w:t xml:space="preserve">сервер у нас тільки один та дорівнює </w:t>
      </w:r>
      <w:r w:rsidR="0081617B" w:rsidRPr="00A06923">
        <w:rPr>
          <w:color w:val="1D2125"/>
          <w:sz w:val="28"/>
          <w:szCs w:val="28"/>
        </w:rPr>
        <w:t>10.127.140.</w:t>
      </w:r>
      <w:r w:rsidR="0081617B">
        <w:rPr>
          <w:color w:val="1D2125"/>
          <w:sz w:val="28"/>
          <w:szCs w:val="28"/>
        </w:rPr>
        <w:t xml:space="preserve">98. Для роботи з командами </w:t>
      </w:r>
      <w:r w:rsidR="0081617B">
        <w:rPr>
          <w:color w:val="1D2125"/>
          <w:sz w:val="28"/>
          <w:szCs w:val="28"/>
          <w:lang w:val="en-US"/>
        </w:rPr>
        <w:t>ping</w:t>
      </w:r>
      <w:r w:rsidR="0081617B" w:rsidRPr="0081617B">
        <w:rPr>
          <w:color w:val="1D2125"/>
          <w:sz w:val="28"/>
          <w:szCs w:val="28"/>
          <w:lang w:val="ru-RU"/>
        </w:rPr>
        <w:t xml:space="preserve"> </w:t>
      </w:r>
      <w:r w:rsidR="0081617B">
        <w:rPr>
          <w:color w:val="1D2125"/>
          <w:sz w:val="28"/>
          <w:szCs w:val="28"/>
        </w:rPr>
        <w:t xml:space="preserve">та </w:t>
      </w:r>
      <w:proofErr w:type="spellStart"/>
      <w:r w:rsidR="0081617B">
        <w:rPr>
          <w:color w:val="1D2125"/>
          <w:sz w:val="28"/>
          <w:szCs w:val="28"/>
          <w:lang w:val="en-US"/>
        </w:rPr>
        <w:t>tracert</w:t>
      </w:r>
      <w:proofErr w:type="spellEnd"/>
      <w:r w:rsidR="0081617B" w:rsidRPr="0081617B">
        <w:rPr>
          <w:color w:val="1D2125"/>
          <w:sz w:val="28"/>
          <w:szCs w:val="28"/>
          <w:lang w:val="ru-RU"/>
        </w:rPr>
        <w:t xml:space="preserve"> </w:t>
      </w:r>
      <w:r w:rsidR="0081617B">
        <w:rPr>
          <w:color w:val="1D2125"/>
          <w:sz w:val="28"/>
          <w:szCs w:val="28"/>
        </w:rPr>
        <w:t xml:space="preserve">я використовувала </w:t>
      </w:r>
      <w:proofErr w:type="spellStart"/>
      <w:r w:rsidR="0081617B">
        <w:rPr>
          <w:color w:val="1D2125"/>
          <w:sz w:val="28"/>
          <w:szCs w:val="28"/>
        </w:rPr>
        <w:t>командий</w:t>
      </w:r>
      <w:proofErr w:type="spellEnd"/>
      <w:r w:rsidR="0081617B">
        <w:rPr>
          <w:color w:val="1D2125"/>
          <w:sz w:val="28"/>
          <w:szCs w:val="28"/>
        </w:rPr>
        <w:t xml:space="preserve"> рядок</w:t>
      </w:r>
      <w:r w:rsidR="0081617B" w:rsidRPr="0081617B">
        <w:rPr>
          <w:color w:val="1D2125"/>
          <w:sz w:val="28"/>
          <w:szCs w:val="28"/>
          <w:lang w:val="ru-RU"/>
        </w:rPr>
        <w:t xml:space="preserve"> </w:t>
      </w:r>
      <w:r w:rsidR="0081617B">
        <w:rPr>
          <w:color w:val="1D2125"/>
          <w:sz w:val="28"/>
          <w:szCs w:val="28"/>
          <w:lang w:val="en-US"/>
        </w:rPr>
        <w:t>Windows</w:t>
      </w:r>
      <w:r w:rsidR="0081617B" w:rsidRPr="0081617B">
        <w:rPr>
          <w:color w:val="1D2125"/>
          <w:sz w:val="28"/>
          <w:szCs w:val="28"/>
          <w:lang w:val="ru-RU"/>
        </w:rPr>
        <w:t xml:space="preserve"> 11</w:t>
      </w:r>
      <w:r w:rsidR="0081617B">
        <w:rPr>
          <w:color w:val="1D2125"/>
          <w:sz w:val="28"/>
          <w:szCs w:val="28"/>
          <w:lang w:val="ru-RU"/>
        </w:rPr>
        <w:t>.</w:t>
      </w:r>
    </w:p>
    <w:p w14:paraId="0853A136" w14:textId="77777777" w:rsidR="00C35CB2" w:rsidRPr="001C01E8" w:rsidRDefault="0081617B" w:rsidP="002A61E3">
      <w:pPr>
        <w:pStyle w:val="ae"/>
        <w:spacing w:before="0" w:beforeAutospacing="0" w:line="360" w:lineRule="auto"/>
        <w:ind w:left="786"/>
        <w:jc w:val="both"/>
        <w:rPr>
          <w:color w:val="1D2125"/>
          <w:sz w:val="28"/>
          <w:szCs w:val="28"/>
        </w:rPr>
      </w:pPr>
      <w:proofErr w:type="spellStart"/>
      <w:r>
        <w:rPr>
          <w:color w:val="1D2125"/>
          <w:sz w:val="28"/>
          <w:szCs w:val="28"/>
          <w:lang w:val="ru-RU"/>
        </w:rPr>
        <w:t>Перевіряла</w:t>
      </w:r>
      <w:proofErr w:type="spellEnd"/>
      <w:r w:rsidRPr="002A61E3">
        <w:rPr>
          <w:color w:val="1D2125"/>
          <w:sz w:val="28"/>
          <w:szCs w:val="28"/>
          <w:lang w:val="ru-RU"/>
        </w:rPr>
        <w:t xml:space="preserve"> </w:t>
      </w:r>
      <w:proofErr w:type="spellStart"/>
      <w:r>
        <w:rPr>
          <w:color w:val="1D2125"/>
          <w:sz w:val="28"/>
          <w:szCs w:val="28"/>
          <w:lang w:val="ru-RU"/>
        </w:rPr>
        <w:t>сайти</w:t>
      </w:r>
      <w:proofErr w:type="spellEnd"/>
      <w:r w:rsidRPr="002A61E3">
        <w:rPr>
          <w:color w:val="1D2125"/>
          <w:sz w:val="28"/>
          <w:szCs w:val="28"/>
          <w:lang w:val="ru-RU"/>
        </w:rPr>
        <w:t xml:space="preserve"> </w:t>
      </w:r>
      <w:proofErr w:type="spellStart"/>
      <w:proofErr w:type="gramStart"/>
      <w:r>
        <w:rPr>
          <w:color w:val="1D2125"/>
          <w:sz w:val="28"/>
          <w:szCs w:val="28"/>
          <w:lang w:val="en-US"/>
        </w:rPr>
        <w:t>moodle</w:t>
      </w:r>
      <w:proofErr w:type="spellEnd"/>
      <w:r w:rsidRPr="002A61E3">
        <w:rPr>
          <w:color w:val="1D2125"/>
          <w:sz w:val="28"/>
          <w:szCs w:val="28"/>
          <w:lang w:val="ru-RU"/>
        </w:rPr>
        <w:t>.</w:t>
      </w:r>
      <w:proofErr w:type="spellStart"/>
      <w:r>
        <w:rPr>
          <w:color w:val="1D2125"/>
          <w:sz w:val="28"/>
          <w:szCs w:val="28"/>
          <w:lang w:val="en-US"/>
        </w:rPr>
        <w:t>uzhnu</w:t>
      </w:r>
      <w:proofErr w:type="spellEnd"/>
      <w:proofErr w:type="gramEnd"/>
      <w:r w:rsidRPr="002A61E3">
        <w:rPr>
          <w:color w:val="1D2125"/>
          <w:sz w:val="28"/>
          <w:szCs w:val="28"/>
          <w:lang w:val="ru-RU"/>
        </w:rPr>
        <w:t xml:space="preserve"> </w:t>
      </w:r>
      <w:r>
        <w:rPr>
          <w:color w:val="1D2125"/>
          <w:sz w:val="28"/>
          <w:szCs w:val="28"/>
        </w:rPr>
        <w:t xml:space="preserve">та </w:t>
      </w:r>
      <w:r>
        <w:rPr>
          <w:color w:val="1D2125"/>
          <w:sz w:val="28"/>
          <w:szCs w:val="28"/>
          <w:lang w:val="en-US"/>
        </w:rPr>
        <w:t>google</w:t>
      </w:r>
      <w:r w:rsidRPr="002A61E3">
        <w:rPr>
          <w:color w:val="1D2125"/>
          <w:sz w:val="28"/>
          <w:szCs w:val="28"/>
          <w:lang w:val="ru-RU"/>
        </w:rPr>
        <w:t xml:space="preserve"> 8.8.8.8. </w:t>
      </w:r>
      <w:r>
        <w:rPr>
          <w:color w:val="1D2125"/>
          <w:sz w:val="28"/>
          <w:szCs w:val="28"/>
        </w:rPr>
        <w:t xml:space="preserve">За допомогою інформації з сайту </w:t>
      </w:r>
      <w:proofErr w:type="spellStart"/>
      <w:r>
        <w:rPr>
          <w:color w:val="1D2125"/>
          <w:sz w:val="28"/>
          <w:szCs w:val="28"/>
          <w:lang w:val="en-US"/>
        </w:rPr>
        <w:t>triolan</w:t>
      </w:r>
      <w:proofErr w:type="spellEnd"/>
      <w:r w:rsidRPr="002A61E3">
        <w:rPr>
          <w:color w:val="1D2125"/>
          <w:sz w:val="28"/>
          <w:szCs w:val="28"/>
          <w:lang w:val="ru-RU"/>
        </w:rPr>
        <w:t>.</w:t>
      </w:r>
      <w:r>
        <w:rPr>
          <w:color w:val="1D2125"/>
          <w:sz w:val="28"/>
          <w:szCs w:val="28"/>
          <w:lang w:val="en-US"/>
        </w:rPr>
        <w:t>net</w:t>
      </w:r>
      <w:r w:rsidRPr="002A61E3">
        <w:rPr>
          <w:color w:val="1D2125"/>
          <w:sz w:val="28"/>
          <w:szCs w:val="28"/>
          <w:lang w:val="ru-RU"/>
        </w:rPr>
        <w:t xml:space="preserve"> </w:t>
      </w:r>
      <w:r>
        <w:rPr>
          <w:color w:val="1D2125"/>
          <w:sz w:val="28"/>
          <w:szCs w:val="28"/>
        </w:rPr>
        <w:t xml:space="preserve">з’ясувала різницю між цими двома командами. Дослідила </w:t>
      </w:r>
      <w:proofErr w:type="spellStart"/>
      <w:r>
        <w:rPr>
          <w:color w:val="1D2125"/>
          <w:sz w:val="28"/>
          <w:szCs w:val="28"/>
        </w:rPr>
        <w:t>хостинговий</w:t>
      </w:r>
      <w:proofErr w:type="spellEnd"/>
      <w:r>
        <w:rPr>
          <w:color w:val="1D2125"/>
          <w:sz w:val="28"/>
          <w:szCs w:val="28"/>
        </w:rPr>
        <w:t xml:space="preserve"> сайт </w:t>
      </w:r>
      <w:r>
        <w:rPr>
          <w:color w:val="1D2125"/>
          <w:sz w:val="28"/>
          <w:szCs w:val="28"/>
          <w:lang w:val="en-US"/>
        </w:rPr>
        <w:t>zzz</w:t>
      </w:r>
      <w:r w:rsidRPr="0081617B">
        <w:rPr>
          <w:color w:val="1D2125"/>
          <w:sz w:val="28"/>
          <w:szCs w:val="28"/>
        </w:rPr>
        <w:t>.</w:t>
      </w:r>
      <w:r>
        <w:rPr>
          <w:color w:val="1D2125"/>
          <w:sz w:val="28"/>
          <w:szCs w:val="28"/>
          <w:lang w:val="en-US"/>
        </w:rPr>
        <w:t>com</w:t>
      </w:r>
      <w:r w:rsidRPr="0081617B">
        <w:rPr>
          <w:color w:val="1D2125"/>
          <w:sz w:val="28"/>
          <w:szCs w:val="28"/>
        </w:rPr>
        <w:t>.</w:t>
      </w:r>
      <w:proofErr w:type="spellStart"/>
      <w:r>
        <w:rPr>
          <w:color w:val="1D2125"/>
          <w:sz w:val="28"/>
          <w:szCs w:val="28"/>
          <w:lang w:val="en-US"/>
        </w:rPr>
        <w:t>ua</w:t>
      </w:r>
      <w:proofErr w:type="spellEnd"/>
      <w:r>
        <w:rPr>
          <w:color w:val="1D2125"/>
          <w:sz w:val="28"/>
          <w:szCs w:val="28"/>
        </w:rPr>
        <w:t>.</w:t>
      </w:r>
    </w:p>
    <w:p w14:paraId="2B443BCA" w14:textId="68427531" w:rsidR="006D33FF" w:rsidRPr="00C35CB2" w:rsidRDefault="0081617B" w:rsidP="002A61E3">
      <w:pPr>
        <w:pStyle w:val="ae"/>
        <w:spacing w:before="0" w:beforeAutospacing="0" w:line="360" w:lineRule="auto"/>
        <w:ind w:left="786"/>
        <w:jc w:val="both"/>
        <w:rPr>
          <w:color w:val="1D2125"/>
          <w:sz w:val="28"/>
          <w:szCs w:val="28"/>
          <w:lang w:val="en-US"/>
        </w:rPr>
      </w:pPr>
      <w:r w:rsidRPr="0081617B">
        <w:rPr>
          <w:sz w:val="28"/>
          <w:szCs w:val="28"/>
        </w:rPr>
        <w:t>Були деякі</w:t>
      </w:r>
      <w:r>
        <w:rPr>
          <w:sz w:val="28"/>
          <w:szCs w:val="28"/>
        </w:rPr>
        <w:t xml:space="preserve"> проблеми з находженням входу до </w:t>
      </w:r>
      <w:r>
        <w:rPr>
          <w:sz w:val="28"/>
          <w:szCs w:val="28"/>
          <w:lang w:val="en-US"/>
        </w:rPr>
        <w:t>FTP</w:t>
      </w:r>
      <w:r>
        <w:rPr>
          <w:sz w:val="28"/>
          <w:szCs w:val="28"/>
        </w:rPr>
        <w:t xml:space="preserve"> аккаунту. За допомогою </w:t>
      </w:r>
      <w:proofErr w:type="spellStart"/>
      <w:r>
        <w:rPr>
          <w:sz w:val="28"/>
          <w:szCs w:val="28"/>
          <w:lang w:val="en-US"/>
        </w:rPr>
        <w:t>VScode</w:t>
      </w:r>
      <w:proofErr w:type="spellEnd"/>
      <w:r w:rsidRPr="0081617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 xml:space="preserve">створила базовий код для сайту. Використовувала </w:t>
      </w:r>
      <w:r>
        <w:rPr>
          <w:sz w:val="28"/>
          <w:szCs w:val="28"/>
          <w:lang w:val="en-US"/>
        </w:rPr>
        <w:lastRenderedPageBreak/>
        <w:t>html</w:t>
      </w:r>
      <w:r>
        <w:rPr>
          <w:sz w:val="28"/>
          <w:szCs w:val="28"/>
        </w:rPr>
        <w:t xml:space="preserve">. Були проблеми з розумінням прав на доступ до файлів, дуже довго не могла знайти де саме це змінити та подивитись на хостингу. Згодом знайшла, дані  записані в звіті. </w:t>
      </w:r>
      <w:r w:rsidR="00E82576">
        <w:rPr>
          <w:sz w:val="28"/>
          <w:szCs w:val="28"/>
        </w:rPr>
        <w:t>В</w:t>
      </w:r>
      <w:r>
        <w:rPr>
          <w:sz w:val="28"/>
          <w:szCs w:val="28"/>
        </w:rPr>
        <w:t>икори</w:t>
      </w:r>
      <w:r w:rsidR="00E82576">
        <w:rPr>
          <w:sz w:val="28"/>
          <w:szCs w:val="28"/>
        </w:rPr>
        <w:t xml:space="preserve">стала </w:t>
      </w:r>
      <w:proofErr w:type="spellStart"/>
      <w:r w:rsidR="00E82576">
        <w:rPr>
          <w:sz w:val="28"/>
          <w:szCs w:val="28"/>
          <w:lang w:val="en-US"/>
        </w:rPr>
        <w:t>Devtools</w:t>
      </w:r>
      <w:proofErr w:type="spellEnd"/>
      <w:r w:rsidR="00E82576" w:rsidRPr="00E82576">
        <w:rPr>
          <w:sz w:val="28"/>
          <w:szCs w:val="28"/>
        </w:rPr>
        <w:t xml:space="preserve"> в </w:t>
      </w:r>
      <w:r w:rsidR="00E82576">
        <w:rPr>
          <w:sz w:val="28"/>
          <w:szCs w:val="28"/>
        </w:rPr>
        <w:t xml:space="preserve">браузері </w:t>
      </w:r>
      <w:r w:rsidR="00E82576">
        <w:rPr>
          <w:sz w:val="28"/>
          <w:szCs w:val="28"/>
          <w:lang w:val="en-US"/>
        </w:rPr>
        <w:t>Edge</w:t>
      </w:r>
      <w:r w:rsidR="00E82576" w:rsidRPr="00E82576">
        <w:rPr>
          <w:sz w:val="28"/>
          <w:szCs w:val="28"/>
        </w:rPr>
        <w:t xml:space="preserve"> </w:t>
      </w:r>
      <w:r w:rsidR="00E82576">
        <w:rPr>
          <w:sz w:val="28"/>
          <w:szCs w:val="28"/>
        </w:rPr>
        <w:t xml:space="preserve">щоб дослідити код, та тимчасово змінити параметри коду. В кінці надала відомості про ідею для особистого сайту, поділилась сайтом який можна використовувати для складання </w:t>
      </w:r>
      <w:proofErr w:type="spellStart"/>
      <w:r w:rsidR="00E82576">
        <w:rPr>
          <w:sz w:val="28"/>
          <w:szCs w:val="28"/>
        </w:rPr>
        <w:t>референсу</w:t>
      </w:r>
      <w:proofErr w:type="spellEnd"/>
      <w:r w:rsidR="00E82576">
        <w:rPr>
          <w:sz w:val="28"/>
          <w:szCs w:val="28"/>
        </w:rPr>
        <w:t xml:space="preserve">. </w:t>
      </w:r>
      <w:ins w:id="2" w:author="Microsoft Word" w:date="2026-10-22T13:28:00Z" w16du:dateUtc="2026-10-22T10:28:00Z">
        <w:r w:rsidR="000045F7">
          <w:rPr>
            <w:sz w:val="28"/>
            <w:szCs w:val="28"/>
          </w:rPr>
          <w:t>В загальному проблем не було.</w:t>
        </w:r>
      </w:ins>
    </w:p>
    <w:p w14:paraId="6FB923CE" w14:textId="56805D08" w:rsidR="005E6CE8" w:rsidRPr="00C35CB2" w:rsidRDefault="005E6CE8" w:rsidP="005E6CE8">
      <w:pPr>
        <w:pStyle w:val="ae"/>
        <w:spacing w:before="0" w:beforeAutospacing="0" w:line="360" w:lineRule="auto"/>
        <w:ind w:left="786"/>
        <w:rPr>
          <w:color w:val="000000" w:themeColor="text1"/>
          <w:sz w:val="28"/>
          <w:szCs w:val="28"/>
          <w:lang w:val="en-US"/>
        </w:rPr>
      </w:pPr>
    </w:p>
    <w:p w14:paraId="38D0FD44" w14:textId="50F6BC1D" w:rsidR="00577831" w:rsidRPr="005F2817" w:rsidRDefault="00577831" w:rsidP="0027253B">
      <w:pPr>
        <w:pStyle w:val="ae"/>
        <w:spacing w:before="0" w:beforeAutospacing="0" w:line="360" w:lineRule="auto"/>
        <w:ind w:left="786"/>
        <w:rPr>
          <w:color w:val="000000" w:themeColor="text1"/>
          <w:sz w:val="28"/>
          <w:szCs w:val="28"/>
        </w:rPr>
      </w:pPr>
    </w:p>
    <w:p w14:paraId="60AD43F6" w14:textId="637C3ADF" w:rsidR="0027253B" w:rsidRPr="007E495C" w:rsidRDefault="0027253B" w:rsidP="0027253B">
      <w:pPr>
        <w:pStyle w:val="ae"/>
        <w:spacing w:before="0" w:beforeAutospacing="0" w:line="36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</w:t>
      </w:r>
    </w:p>
    <w:p w14:paraId="0E30A4B2" w14:textId="77777777" w:rsidR="00FB5B86" w:rsidRPr="00FB5B86" w:rsidRDefault="00FB5B86" w:rsidP="00C92C07">
      <w:pPr>
        <w:pStyle w:val="ae"/>
        <w:spacing w:before="0" w:beforeAutospacing="0" w:line="360" w:lineRule="auto"/>
        <w:ind w:left="720"/>
        <w:rPr>
          <w:color w:val="000000" w:themeColor="text1"/>
          <w:sz w:val="28"/>
          <w:szCs w:val="28"/>
        </w:rPr>
      </w:pPr>
    </w:p>
    <w:p w14:paraId="0B5FF003" w14:textId="5CD8D969" w:rsidR="008A6B4C" w:rsidRPr="008A6B4C" w:rsidRDefault="008A6B4C" w:rsidP="008A6B4C">
      <w:pPr>
        <w:pStyle w:val="ae"/>
        <w:spacing w:before="0" w:beforeAutospacing="0" w:line="360" w:lineRule="auto"/>
        <w:ind w:left="720"/>
        <w:jc w:val="both"/>
        <w:rPr>
          <w:color w:val="767171" w:themeColor="background2" w:themeShade="80"/>
          <w:sz w:val="28"/>
          <w:szCs w:val="28"/>
        </w:rPr>
      </w:pPr>
    </w:p>
    <w:p w14:paraId="054EE799" w14:textId="77777777" w:rsidR="001B634B" w:rsidRPr="001B634B" w:rsidRDefault="001B634B" w:rsidP="001B634B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3B14F88F" w14:textId="77777777" w:rsidR="0034547C" w:rsidRPr="0066474B" w:rsidRDefault="0034547C"/>
    <w:sectPr w:rsidR="0034547C" w:rsidRPr="0066474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F56AC"/>
    <w:multiLevelType w:val="hybridMultilevel"/>
    <w:tmpl w:val="9F74C958"/>
    <w:lvl w:ilvl="0" w:tplc="0422000F">
      <w:start w:val="1"/>
      <w:numFmt w:val="decimal"/>
      <w:lvlText w:val="%1."/>
      <w:lvlJc w:val="left"/>
      <w:pPr>
        <w:ind w:left="1506" w:hanging="360"/>
      </w:pPr>
    </w:lvl>
    <w:lvl w:ilvl="1" w:tplc="04220019" w:tentative="1">
      <w:start w:val="1"/>
      <w:numFmt w:val="lowerLetter"/>
      <w:lvlText w:val="%2."/>
      <w:lvlJc w:val="left"/>
      <w:pPr>
        <w:ind w:left="2226" w:hanging="360"/>
      </w:pPr>
    </w:lvl>
    <w:lvl w:ilvl="2" w:tplc="0422001B" w:tentative="1">
      <w:start w:val="1"/>
      <w:numFmt w:val="lowerRoman"/>
      <w:lvlText w:val="%3."/>
      <w:lvlJc w:val="right"/>
      <w:pPr>
        <w:ind w:left="2946" w:hanging="180"/>
      </w:pPr>
    </w:lvl>
    <w:lvl w:ilvl="3" w:tplc="0422000F" w:tentative="1">
      <w:start w:val="1"/>
      <w:numFmt w:val="decimal"/>
      <w:lvlText w:val="%4."/>
      <w:lvlJc w:val="left"/>
      <w:pPr>
        <w:ind w:left="3666" w:hanging="360"/>
      </w:pPr>
    </w:lvl>
    <w:lvl w:ilvl="4" w:tplc="04220019" w:tentative="1">
      <w:start w:val="1"/>
      <w:numFmt w:val="lowerLetter"/>
      <w:lvlText w:val="%5."/>
      <w:lvlJc w:val="left"/>
      <w:pPr>
        <w:ind w:left="4386" w:hanging="360"/>
      </w:pPr>
    </w:lvl>
    <w:lvl w:ilvl="5" w:tplc="0422001B" w:tentative="1">
      <w:start w:val="1"/>
      <w:numFmt w:val="lowerRoman"/>
      <w:lvlText w:val="%6."/>
      <w:lvlJc w:val="right"/>
      <w:pPr>
        <w:ind w:left="5106" w:hanging="180"/>
      </w:pPr>
    </w:lvl>
    <w:lvl w:ilvl="6" w:tplc="0422000F" w:tentative="1">
      <w:start w:val="1"/>
      <w:numFmt w:val="decimal"/>
      <w:lvlText w:val="%7."/>
      <w:lvlJc w:val="left"/>
      <w:pPr>
        <w:ind w:left="5826" w:hanging="360"/>
      </w:pPr>
    </w:lvl>
    <w:lvl w:ilvl="7" w:tplc="04220019" w:tentative="1">
      <w:start w:val="1"/>
      <w:numFmt w:val="lowerLetter"/>
      <w:lvlText w:val="%8."/>
      <w:lvlJc w:val="left"/>
      <w:pPr>
        <w:ind w:left="6546" w:hanging="360"/>
      </w:pPr>
    </w:lvl>
    <w:lvl w:ilvl="8" w:tplc="0422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1" w15:restartNumberingAfterBreak="0">
    <w:nsid w:val="06800704"/>
    <w:multiLevelType w:val="hybridMultilevel"/>
    <w:tmpl w:val="BEB4AF6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CD31D2"/>
    <w:multiLevelType w:val="multilevel"/>
    <w:tmpl w:val="F2788088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35604"/>
    <w:multiLevelType w:val="hybridMultilevel"/>
    <w:tmpl w:val="2FD6A928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2552831"/>
    <w:multiLevelType w:val="hybridMultilevel"/>
    <w:tmpl w:val="8AF682A4"/>
    <w:lvl w:ilvl="0" w:tplc="86CA6B08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ABD2D2D"/>
    <w:multiLevelType w:val="multilevel"/>
    <w:tmpl w:val="A36C16AA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F476A2"/>
    <w:multiLevelType w:val="hybridMultilevel"/>
    <w:tmpl w:val="CB1EF9E2"/>
    <w:lvl w:ilvl="0" w:tplc="0422000F">
      <w:start w:val="1"/>
      <w:numFmt w:val="decimal"/>
      <w:lvlText w:val="%1."/>
      <w:lvlJc w:val="left"/>
      <w:pPr>
        <w:ind w:left="1506" w:hanging="360"/>
      </w:pPr>
    </w:lvl>
    <w:lvl w:ilvl="1" w:tplc="04220019" w:tentative="1">
      <w:start w:val="1"/>
      <w:numFmt w:val="lowerLetter"/>
      <w:lvlText w:val="%2."/>
      <w:lvlJc w:val="left"/>
      <w:pPr>
        <w:ind w:left="2226" w:hanging="360"/>
      </w:pPr>
    </w:lvl>
    <w:lvl w:ilvl="2" w:tplc="0422001B" w:tentative="1">
      <w:start w:val="1"/>
      <w:numFmt w:val="lowerRoman"/>
      <w:lvlText w:val="%3."/>
      <w:lvlJc w:val="right"/>
      <w:pPr>
        <w:ind w:left="2946" w:hanging="180"/>
      </w:pPr>
    </w:lvl>
    <w:lvl w:ilvl="3" w:tplc="0422000F" w:tentative="1">
      <w:start w:val="1"/>
      <w:numFmt w:val="decimal"/>
      <w:lvlText w:val="%4."/>
      <w:lvlJc w:val="left"/>
      <w:pPr>
        <w:ind w:left="3666" w:hanging="360"/>
      </w:pPr>
    </w:lvl>
    <w:lvl w:ilvl="4" w:tplc="04220019" w:tentative="1">
      <w:start w:val="1"/>
      <w:numFmt w:val="lowerLetter"/>
      <w:lvlText w:val="%5."/>
      <w:lvlJc w:val="left"/>
      <w:pPr>
        <w:ind w:left="4386" w:hanging="360"/>
      </w:pPr>
    </w:lvl>
    <w:lvl w:ilvl="5" w:tplc="0422001B" w:tentative="1">
      <w:start w:val="1"/>
      <w:numFmt w:val="lowerRoman"/>
      <w:lvlText w:val="%6."/>
      <w:lvlJc w:val="right"/>
      <w:pPr>
        <w:ind w:left="5106" w:hanging="180"/>
      </w:pPr>
    </w:lvl>
    <w:lvl w:ilvl="6" w:tplc="0422000F" w:tentative="1">
      <w:start w:val="1"/>
      <w:numFmt w:val="decimal"/>
      <w:lvlText w:val="%7."/>
      <w:lvlJc w:val="left"/>
      <w:pPr>
        <w:ind w:left="5826" w:hanging="360"/>
      </w:pPr>
    </w:lvl>
    <w:lvl w:ilvl="7" w:tplc="04220019" w:tentative="1">
      <w:start w:val="1"/>
      <w:numFmt w:val="lowerLetter"/>
      <w:lvlText w:val="%8."/>
      <w:lvlJc w:val="left"/>
      <w:pPr>
        <w:ind w:left="6546" w:hanging="360"/>
      </w:pPr>
    </w:lvl>
    <w:lvl w:ilvl="8" w:tplc="0422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7" w15:restartNumberingAfterBreak="0">
    <w:nsid w:val="477D4777"/>
    <w:multiLevelType w:val="hybridMultilevel"/>
    <w:tmpl w:val="C8B202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4C5074"/>
    <w:multiLevelType w:val="hybridMultilevel"/>
    <w:tmpl w:val="E1F06B24"/>
    <w:lvl w:ilvl="0" w:tplc="0809000F">
      <w:start w:val="1"/>
      <w:numFmt w:val="decimal"/>
      <w:lvlText w:val="%1."/>
      <w:lvlJc w:val="left"/>
      <w:pPr>
        <w:ind w:left="786" w:hanging="360"/>
      </w:pPr>
    </w:lvl>
    <w:lvl w:ilvl="1" w:tplc="04220019" w:tentative="1">
      <w:start w:val="1"/>
      <w:numFmt w:val="lowerLetter"/>
      <w:lvlText w:val="%2."/>
      <w:lvlJc w:val="left"/>
      <w:pPr>
        <w:ind w:left="1506" w:hanging="360"/>
      </w:pPr>
    </w:lvl>
    <w:lvl w:ilvl="2" w:tplc="0422001B" w:tentative="1">
      <w:start w:val="1"/>
      <w:numFmt w:val="lowerRoman"/>
      <w:lvlText w:val="%3."/>
      <w:lvlJc w:val="right"/>
      <w:pPr>
        <w:ind w:left="2226" w:hanging="180"/>
      </w:pPr>
    </w:lvl>
    <w:lvl w:ilvl="3" w:tplc="0422000F" w:tentative="1">
      <w:start w:val="1"/>
      <w:numFmt w:val="decimal"/>
      <w:lvlText w:val="%4."/>
      <w:lvlJc w:val="left"/>
      <w:pPr>
        <w:ind w:left="2946" w:hanging="360"/>
      </w:pPr>
    </w:lvl>
    <w:lvl w:ilvl="4" w:tplc="04220019" w:tentative="1">
      <w:start w:val="1"/>
      <w:numFmt w:val="lowerLetter"/>
      <w:lvlText w:val="%5."/>
      <w:lvlJc w:val="left"/>
      <w:pPr>
        <w:ind w:left="3666" w:hanging="360"/>
      </w:pPr>
    </w:lvl>
    <w:lvl w:ilvl="5" w:tplc="0422001B" w:tentative="1">
      <w:start w:val="1"/>
      <w:numFmt w:val="lowerRoman"/>
      <w:lvlText w:val="%6."/>
      <w:lvlJc w:val="right"/>
      <w:pPr>
        <w:ind w:left="4386" w:hanging="180"/>
      </w:pPr>
    </w:lvl>
    <w:lvl w:ilvl="6" w:tplc="0422000F" w:tentative="1">
      <w:start w:val="1"/>
      <w:numFmt w:val="decimal"/>
      <w:lvlText w:val="%7."/>
      <w:lvlJc w:val="left"/>
      <w:pPr>
        <w:ind w:left="5106" w:hanging="360"/>
      </w:pPr>
    </w:lvl>
    <w:lvl w:ilvl="7" w:tplc="04220019" w:tentative="1">
      <w:start w:val="1"/>
      <w:numFmt w:val="lowerLetter"/>
      <w:lvlText w:val="%8."/>
      <w:lvlJc w:val="left"/>
      <w:pPr>
        <w:ind w:left="5826" w:hanging="360"/>
      </w:pPr>
    </w:lvl>
    <w:lvl w:ilvl="8" w:tplc="0422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74220775"/>
    <w:multiLevelType w:val="hybridMultilevel"/>
    <w:tmpl w:val="E0944C2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3310812">
    <w:abstractNumId w:val="9"/>
  </w:num>
  <w:num w:numId="2" w16cid:durableId="1195070875">
    <w:abstractNumId w:val="8"/>
  </w:num>
  <w:num w:numId="3" w16cid:durableId="1090391210">
    <w:abstractNumId w:val="0"/>
  </w:num>
  <w:num w:numId="4" w16cid:durableId="1893878938">
    <w:abstractNumId w:val="1"/>
  </w:num>
  <w:num w:numId="5" w16cid:durableId="1562330560">
    <w:abstractNumId w:val="3"/>
  </w:num>
  <w:num w:numId="6" w16cid:durableId="1122919011">
    <w:abstractNumId w:val="6"/>
  </w:num>
  <w:num w:numId="7" w16cid:durableId="512841164">
    <w:abstractNumId w:val="7"/>
  </w:num>
  <w:num w:numId="8" w16cid:durableId="1559786137">
    <w:abstractNumId w:val="5"/>
  </w:num>
  <w:num w:numId="9" w16cid:durableId="1050692653">
    <w:abstractNumId w:val="2"/>
  </w:num>
  <w:num w:numId="10" w16cid:durableId="5644170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34B"/>
    <w:rsid w:val="000045F7"/>
    <w:rsid w:val="000555AC"/>
    <w:rsid w:val="000B6613"/>
    <w:rsid w:val="001749CC"/>
    <w:rsid w:val="001B634B"/>
    <w:rsid w:val="001C01E8"/>
    <w:rsid w:val="001E5C96"/>
    <w:rsid w:val="0022454A"/>
    <w:rsid w:val="00234179"/>
    <w:rsid w:val="00265A30"/>
    <w:rsid w:val="0027253B"/>
    <w:rsid w:val="00275D77"/>
    <w:rsid w:val="002A61E3"/>
    <w:rsid w:val="002F2B9D"/>
    <w:rsid w:val="0034547C"/>
    <w:rsid w:val="003A122D"/>
    <w:rsid w:val="003B3431"/>
    <w:rsid w:val="00577831"/>
    <w:rsid w:val="005917A7"/>
    <w:rsid w:val="005E6CE8"/>
    <w:rsid w:val="005F2817"/>
    <w:rsid w:val="00614669"/>
    <w:rsid w:val="0066474B"/>
    <w:rsid w:val="006B0335"/>
    <w:rsid w:val="006D33FF"/>
    <w:rsid w:val="007E495C"/>
    <w:rsid w:val="0081617B"/>
    <w:rsid w:val="00824BD4"/>
    <w:rsid w:val="008A6B4C"/>
    <w:rsid w:val="009026A1"/>
    <w:rsid w:val="00A06923"/>
    <w:rsid w:val="00AD1805"/>
    <w:rsid w:val="00B2464C"/>
    <w:rsid w:val="00B92BE1"/>
    <w:rsid w:val="00BA440E"/>
    <w:rsid w:val="00C32C44"/>
    <w:rsid w:val="00C35CB2"/>
    <w:rsid w:val="00C92C07"/>
    <w:rsid w:val="00CD6AE7"/>
    <w:rsid w:val="00D5385C"/>
    <w:rsid w:val="00DB2C40"/>
    <w:rsid w:val="00DC2F1D"/>
    <w:rsid w:val="00DD4DD4"/>
    <w:rsid w:val="00DF36B3"/>
    <w:rsid w:val="00E82576"/>
    <w:rsid w:val="00EE0519"/>
    <w:rsid w:val="00FB5B86"/>
    <w:rsid w:val="00FE506A"/>
    <w:rsid w:val="00FF6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794B0"/>
  <w15:chartTrackingRefBased/>
  <w15:docId w15:val="{0AF98D13-3C57-471C-B329-D6B071AD3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i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634B"/>
    <w:pPr>
      <w:spacing w:after="0" w:line="240" w:lineRule="auto"/>
    </w:pPr>
    <w:rPr>
      <w:rFonts w:eastAsia="Times New Roman"/>
      <w:i w:val="0"/>
      <w:sz w:val="24"/>
      <w:szCs w:val="24"/>
      <w:lang w:eastAsia="en-GB"/>
    </w:rPr>
  </w:style>
  <w:style w:type="paragraph" w:styleId="1">
    <w:name w:val="heading 1"/>
    <w:basedOn w:val="a"/>
    <w:next w:val="a"/>
    <w:link w:val="10"/>
    <w:uiPriority w:val="9"/>
    <w:qFormat/>
    <w:rsid w:val="001B63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63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634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634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634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634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634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634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634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63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B63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634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1B634B"/>
    <w:rPr>
      <w:rFonts w:asciiTheme="minorHAnsi" w:eastAsiaTheme="majorEastAsia" w:hAnsiTheme="minorHAnsi" w:cstheme="majorBidi"/>
      <w:i w:val="0"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634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634B"/>
    <w:rPr>
      <w:rFonts w:asciiTheme="minorHAnsi" w:eastAsiaTheme="majorEastAsia" w:hAnsiTheme="minorHAnsi" w:cstheme="majorBidi"/>
      <w:i w:val="0"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634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634B"/>
    <w:rPr>
      <w:rFonts w:asciiTheme="minorHAnsi" w:eastAsiaTheme="majorEastAsia" w:hAnsiTheme="minorHAnsi" w:cstheme="majorBidi"/>
      <w:i w:val="0"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634B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634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1B63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634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ідзаголовок Знак"/>
    <w:basedOn w:val="a0"/>
    <w:link w:val="a5"/>
    <w:uiPriority w:val="11"/>
    <w:rsid w:val="001B634B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a7">
    <w:name w:val="Quote"/>
    <w:basedOn w:val="a"/>
    <w:next w:val="a"/>
    <w:link w:val="a8"/>
    <w:uiPriority w:val="29"/>
    <w:qFormat/>
    <w:rsid w:val="001B63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1B634B"/>
    <w:rPr>
      <w:i w:val="0"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634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634B"/>
    <w:rPr>
      <w:i w:val="0"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63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1B634B"/>
    <w:rPr>
      <w:i w:val="0"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B634B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1B634B"/>
    <w:pPr>
      <w:spacing w:before="100" w:beforeAutospacing="1" w:after="100" w:afterAutospacing="1"/>
    </w:pPr>
    <w:rPr>
      <w:lang w:eastAsia="uk-UA"/>
    </w:rPr>
  </w:style>
  <w:style w:type="character" w:styleId="af">
    <w:name w:val="Hyperlink"/>
    <w:basedOn w:val="a0"/>
    <w:uiPriority w:val="99"/>
    <w:semiHidden/>
    <w:unhideWhenUsed/>
    <w:rsid w:val="009026A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://www.zzz.com.ua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31C00A-56E3-40D5-A861-D6C36AAEF0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13</Pages>
  <Words>4396</Words>
  <Characters>2507</Characters>
  <Application>Microsoft Office Word</Application>
  <DocSecurity>0</DocSecurity>
  <Lines>20</Lines>
  <Paragraphs>13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Вероніка Кучак</dc:creator>
  <cp:keywords/>
  <dc:description/>
  <cp:lastModifiedBy>Вероніка Кучак</cp:lastModifiedBy>
  <cp:revision>12</cp:revision>
  <dcterms:created xsi:type="dcterms:W3CDTF">2026-10-17T12:54:00Z</dcterms:created>
  <dcterms:modified xsi:type="dcterms:W3CDTF">2026-10-22T10:39:00Z</dcterms:modified>
</cp:coreProperties>
</file>